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182573058"/>
    <w:bookmarkEnd w:id="0"/>
    <w:p w14:paraId="31683833" w14:textId="337DA683" w:rsidR="00B83E76" w:rsidRPr="00B05D09" w:rsidRDefault="000535B7" w:rsidP="005248AF">
      <w:pPr>
        <w:pStyle w:val="a5"/>
        <w:spacing w:line="360" w:lineRule="auto"/>
        <w:rPr>
          <w:rFonts w:ascii="Times New Roman" w:eastAsia="宋体" w:hAnsi="Times New Roman" w:cs="Times New Roman"/>
          <w:sz w:val="21"/>
          <w:szCs w:val="21"/>
        </w:rPr>
      </w:pPr>
      <w:r w:rsidRPr="00B05D09">
        <w:rPr>
          <w:rFonts w:ascii="Times New Roman" w:eastAsia="宋体" w:hAnsi="Times New Roman" w:cs="Times New Roman"/>
          <w:sz w:val="21"/>
          <w:szCs w:val="21"/>
        </w:rPr>
        <w:fldChar w:fldCharType="begin"/>
      </w:r>
      <w:r w:rsidRPr="00B05D09">
        <w:rPr>
          <w:rFonts w:ascii="Times New Roman" w:eastAsia="宋体" w:hAnsi="Times New Roman" w:cs="Times New Roman"/>
          <w:sz w:val="21"/>
          <w:szCs w:val="21"/>
        </w:rPr>
        <w:instrText xml:space="preserve"> MACROBUTTON MTEditEquationSection2 </w:instrText>
      </w:r>
      <w:r w:rsidRPr="00B05D09">
        <w:rPr>
          <w:rStyle w:val="MTEquationSection"/>
          <w:rFonts w:ascii="Times New Roman" w:hAnsi="Times New Roman" w:cs="Times New Roman"/>
          <w:sz w:val="21"/>
          <w:szCs w:val="21"/>
        </w:rPr>
        <w:instrText>公式章</w:instrText>
      </w:r>
      <w:r w:rsidRPr="00B05D09">
        <w:rPr>
          <w:rStyle w:val="MTEquationSection"/>
          <w:rFonts w:ascii="Times New Roman" w:hAnsi="Times New Roman" w:cs="Times New Roman"/>
          <w:sz w:val="21"/>
          <w:szCs w:val="21"/>
        </w:rPr>
        <w:instrText xml:space="preserve"> 1 </w:instrText>
      </w:r>
      <w:r w:rsidRPr="00B05D09">
        <w:rPr>
          <w:rStyle w:val="MTEquationSection"/>
          <w:rFonts w:ascii="Times New Roman" w:hAnsi="Times New Roman" w:cs="Times New Roman"/>
          <w:sz w:val="21"/>
          <w:szCs w:val="21"/>
        </w:rPr>
        <w:instrText>节</w:instrText>
      </w:r>
      <w:r w:rsidRPr="00B05D09">
        <w:rPr>
          <w:rStyle w:val="MTEquationSection"/>
          <w:rFonts w:ascii="Times New Roman" w:hAnsi="Times New Roman" w:cs="Times New Roman"/>
          <w:sz w:val="21"/>
          <w:szCs w:val="21"/>
        </w:rPr>
        <w:instrText xml:space="preserve"> 1</w:instrText>
      </w:r>
      <w:r w:rsidRPr="00B05D09">
        <w:rPr>
          <w:rFonts w:ascii="Times New Roman" w:eastAsia="宋体" w:hAnsi="Times New Roman" w:cs="Times New Roman"/>
          <w:sz w:val="21"/>
          <w:szCs w:val="21"/>
        </w:rPr>
        <w:fldChar w:fldCharType="begin"/>
      </w:r>
      <w:r w:rsidRPr="00B05D09">
        <w:rPr>
          <w:rFonts w:ascii="Times New Roman" w:eastAsia="宋体" w:hAnsi="Times New Roman" w:cs="Times New Roman"/>
          <w:sz w:val="21"/>
          <w:szCs w:val="21"/>
        </w:rPr>
        <w:instrText xml:space="preserve"> SEQ MTEqn \r \h \* MERGEFORMAT </w:instrText>
      </w:r>
      <w:r w:rsidRPr="00B05D09">
        <w:rPr>
          <w:rFonts w:ascii="Times New Roman" w:eastAsia="宋体" w:hAnsi="Times New Roman" w:cs="Times New Roman"/>
          <w:sz w:val="21"/>
          <w:szCs w:val="21"/>
        </w:rPr>
        <w:fldChar w:fldCharType="end"/>
      </w:r>
      <w:r w:rsidRPr="00B05D09">
        <w:rPr>
          <w:rFonts w:ascii="Times New Roman" w:eastAsia="宋体" w:hAnsi="Times New Roman" w:cs="Times New Roman"/>
          <w:sz w:val="21"/>
          <w:szCs w:val="21"/>
        </w:rPr>
        <w:fldChar w:fldCharType="begin"/>
      </w:r>
      <w:r w:rsidRPr="00B05D09">
        <w:rPr>
          <w:rFonts w:ascii="Times New Roman" w:eastAsia="宋体" w:hAnsi="Times New Roman" w:cs="Times New Roman"/>
          <w:sz w:val="21"/>
          <w:szCs w:val="21"/>
        </w:rPr>
        <w:instrText xml:space="preserve"> SEQ MTSec \r 1 \h \* MERGEFORMAT </w:instrText>
      </w:r>
      <w:r w:rsidRPr="00B05D09">
        <w:rPr>
          <w:rFonts w:ascii="Times New Roman" w:eastAsia="宋体" w:hAnsi="Times New Roman" w:cs="Times New Roman"/>
          <w:sz w:val="21"/>
          <w:szCs w:val="21"/>
        </w:rPr>
        <w:fldChar w:fldCharType="end"/>
      </w:r>
      <w:r w:rsidRPr="00B05D09">
        <w:rPr>
          <w:rFonts w:ascii="Times New Roman" w:eastAsia="宋体" w:hAnsi="Times New Roman" w:cs="Times New Roman"/>
          <w:sz w:val="21"/>
          <w:szCs w:val="21"/>
        </w:rPr>
        <w:fldChar w:fldCharType="begin"/>
      </w:r>
      <w:r w:rsidRPr="00B05D09">
        <w:rPr>
          <w:rFonts w:ascii="Times New Roman" w:eastAsia="宋体" w:hAnsi="Times New Roman" w:cs="Times New Roman"/>
          <w:sz w:val="21"/>
          <w:szCs w:val="21"/>
        </w:rPr>
        <w:instrText xml:space="preserve"> SEQ MTChap \r 1 \h \* MERGEFORMAT </w:instrText>
      </w:r>
      <w:r w:rsidRPr="00B05D09">
        <w:rPr>
          <w:rFonts w:ascii="Times New Roman" w:eastAsia="宋体" w:hAnsi="Times New Roman" w:cs="Times New Roman"/>
          <w:sz w:val="21"/>
          <w:szCs w:val="21"/>
        </w:rPr>
        <w:fldChar w:fldCharType="end"/>
      </w:r>
      <w:r w:rsidRPr="00B05D09">
        <w:rPr>
          <w:rFonts w:ascii="Times New Roman" w:eastAsia="宋体" w:hAnsi="Times New Roman" w:cs="Times New Roman"/>
          <w:sz w:val="21"/>
          <w:szCs w:val="21"/>
        </w:rPr>
        <w:fldChar w:fldCharType="end"/>
      </w:r>
      <w:r w:rsidR="006D557D" w:rsidRPr="00D32178">
        <w:rPr>
          <w:rStyle w:val="10"/>
          <w:rFonts w:ascii="宋体" w:eastAsia="宋体" w:hAnsi="宋体"/>
          <w:b/>
          <w:bCs/>
          <w:sz w:val="28"/>
          <w:szCs w:val="28"/>
        </w:rPr>
        <w:fldChar w:fldCharType="begin">
          <w:fldData xml:space="preserve">ZQBKAHoAdABYAFEAdAB3AEgATQBXAFoAbgB0AEcAdQBkAGsAZAB0ADUAUwB3AHYAMgBDAFYARQBP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</w:fldData>
        </w:fldChar>
      </w:r>
      <w:r w:rsidR="006D557D" w:rsidRPr="00D32178">
        <w:rPr>
          <w:rStyle w:val="10"/>
          <w:rFonts w:ascii="宋体" w:eastAsia="宋体" w:hAnsi="宋体"/>
          <w:b/>
          <w:bCs/>
          <w:sz w:val="28"/>
          <w:szCs w:val="28"/>
        </w:rPr>
        <w:instrText>ADDIN CNKISM.UserStyle</w:instrText>
      </w:r>
      <w:r w:rsidR="006D557D" w:rsidRPr="00D32178">
        <w:rPr>
          <w:rStyle w:val="10"/>
          <w:rFonts w:ascii="宋体" w:eastAsia="宋体" w:hAnsi="宋体" w:hint="eastAsia"/>
          <w:b/>
          <w:bCs/>
          <w:sz w:val="28"/>
          <w:szCs w:val="28"/>
        </w:rPr>
      </w:r>
      <w:r w:rsidR="006D557D" w:rsidRPr="00D32178">
        <w:rPr>
          <w:rStyle w:val="10"/>
          <w:rFonts w:ascii="宋体" w:eastAsia="宋体" w:hAnsi="宋体" w:hint="eastAsia"/>
          <w:b/>
          <w:bCs/>
          <w:sz w:val="28"/>
          <w:szCs w:val="28"/>
        </w:rPr>
        <w:fldChar w:fldCharType="separate"/>
      </w:r>
      <w:r w:rsidR="006D557D" w:rsidRPr="00D32178">
        <w:rPr>
          <w:rStyle w:val="10"/>
          <w:rFonts w:ascii="宋体" w:eastAsia="宋体" w:hAnsi="宋体"/>
          <w:b/>
          <w:bCs/>
          <w:sz w:val="28"/>
          <w:szCs w:val="28"/>
        </w:rPr>
        <w:fldChar w:fldCharType="end"/>
      </w:r>
      <w:r w:rsidR="004C571F" w:rsidRPr="00D32178">
        <w:rPr>
          <w:rStyle w:val="10"/>
          <w:rFonts w:ascii="宋体" w:eastAsia="宋体" w:hAnsi="宋体"/>
          <w:b/>
          <w:bCs/>
          <w:sz w:val="28"/>
          <w:szCs w:val="28"/>
        </w:rPr>
        <w:t>气象数据插补方法整理</w:t>
      </w:r>
    </w:p>
    <w:p w14:paraId="624DB56C" w14:textId="7A40FEDE" w:rsidR="005F78CC" w:rsidRPr="00D32178" w:rsidRDefault="005F78CC" w:rsidP="005248AF">
      <w:pPr>
        <w:pStyle w:val="1"/>
        <w:spacing w:line="360" w:lineRule="auto"/>
        <w:rPr>
          <w:rFonts w:ascii="宋体" w:eastAsia="宋体" w:hAnsi="宋体" w:cs="Times New Roman" w:hint="eastAsia"/>
          <w:sz w:val="28"/>
          <w:szCs w:val="28"/>
        </w:rPr>
      </w:pPr>
      <w:r>
        <w:rPr>
          <w:rFonts w:ascii="宋体" w:eastAsia="宋体" w:hAnsi="宋体" w:cs="Times New Roman" w:hint="eastAsia"/>
          <w:sz w:val="28"/>
          <w:szCs w:val="28"/>
        </w:rPr>
        <w:t>摘要</w:t>
      </w:r>
    </w:p>
    <w:p w14:paraId="525D59E0" w14:textId="3C76FF9F" w:rsidR="005F78CC" w:rsidRDefault="005F78CC" w:rsidP="005248AF">
      <w:pPr>
        <w:pStyle w:val="1"/>
        <w:spacing w:line="360" w:lineRule="auto"/>
        <w:rPr>
          <w:rFonts w:ascii="宋体" w:eastAsia="宋体" w:hAnsi="宋体" w:cs="Times New Roman" w:hint="eastAsia"/>
          <w:sz w:val="28"/>
          <w:szCs w:val="28"/>
        </w:rPr>
      </w:pPr>
      <w:r>
        <w:rPr>
          <w:rFonts w:ascii="宋体" w:eastAsia="宋体" w:hAnsi="宋体" w:cs="Times New Roman" w:hint="eastAsia"/>
          <w:sz w:val="28"/>
          <w:szCs w:val="28"/>
        </w:rPr>
        <w:t>引言</w:t>
      </w:r>
    </w:p>
    <w:p w14:paraId="57189F8D" w14:textId="35ED949E" w:rsidR="005D1A1F" w:rsidRPr="005D1A1F" w:rsidRDefault="005D1A1F" w:rsidP="005248AF">
      <w:pPr>
        <w:spacing w:line="360" w:lineRule="auto"/>
        <w:rPr>
          <w:rFonts w:ascii="宋体" w:eastAsia="宋体" w:hAnsi="宋体" w:hint="eastAsia"/>
          <w:b/>
          <w:bCs/>
          <w:sz w:val="21"/>
          <w:szCs w:val="21"/>
        </w:rPr>
      </w:pPr>
      <w:r w:rsidRPr="005D1A1F">
        <w:rPr>
          <w:rFonts w:ascii="宋体" w:eastAsia="宋体" w:hAnsi="宋体" w:hint="eastAsia"/>
          <w:b/>
          <w:bCs/>
          <w:sz w:val="21"/>
          <w:szCs w:val="21"/>
        </w:rPr>
        <w:t>研究必要性</w:t>
      </w:r>
    </w:p>
    <w:p w14:paraId="2331286C" w14:textId="7852E725" w:rsidR="005D1A1F" w:rsidRPr="005D1A1F" w:rsidRDefault="005D1A1F" w:rsidP="005248AF">
      <w:pPr>
        <w:spacing w:line="360" w:lineRule="auto"/>
        <w:rPr>
          <w:rFonts w:ascii="宋体" w:eastAsia="宋体" w:hAnsi="宋体" w:hint="eastAsia"/>
          <w:b/>
          <w:bCs/>
          <w:sz w:val="21"/>
          <w:szCs w:val="21"/>
        </w:rPr>
      </w:pPr>
      <w:r w:rsidRPr="005D1A1F">
        <w:rPr>
          <w:rFonts w:ascii="宋体" w:eastAsia="宋体" w:hAnsi="宋体" w:hint="eastAsia"/>
          <w:b/>
          <w:bCs/>
          <w:sz w:val="21"/>
          <w:szCs w:val="21"/>
        </w:rPr>
        <w:t>研究现状（文献综述）</w:t>
      </w:r>
    </w:p>
    <w:p w14:paraId="360A0201" w14:textId="5D59B53C" w:rsidR="005D1A1F" w:rsidRPr="005D1A1F" w:rsidRDefault="005D1A1F" w:rsidP="005248AF">
      <w:pPr>
        <w:spacing w:line="360" w:lineRule="auto"/>
        <w:rPr>
          <w:rFonts w:ascii="宋体" w:eastAsia="宋体" w:hAnsi="宋体" w:hint="eastAsia"/>
          <w:b/>
          <w:bCs/>
          <w:sz w:val="21"/>
          <w:szCs w:val="21"/>
        </w:rPr>
      </w:pPr>
      <w:r w:rsidRPr="005D1A1F">
        <w:rPr>
          <w:rFonts w:ascii="宋体" w:eastAsia="宋体" w:hAnsi="宋体" w:hint="eastAsia"/>
          <w:b/>
          <w:bCs/>
          <w:sz w:val="21"/>
          <w:szCs w:val="21"/>
        </w:rPr>
        <w:t>研究思路概括</w:t>
      </w:r>
    </w:p>
    <w:p w14:paraId="57180F67" w14:textId="54D80F7D" w:rsidR="00AA759F" w:rsidRDefault="00AA759F" w:rsidP="005248AF">
      <w:pPr>
        <w:pStyle w:val="1"/>
        <w:spacing w:line="360" w:lineRule="auto"/>
        <w:rPr>
          <w:rFonts w:ascii="宋体" w:eastAsia="宋体" w:hAnsi="宋体" w:cs="Times New Roman" w:hint="eastAsia"/>
          <w:sz w:val="28"/>
          <w:szCs w:val="28"/>
        </w:rPr>
      </w:pPr>
      <w:r w:rsidRPr="00D32178">
        <w:rPr>
          <w:rFonts w:ascii="宋体" w:eastAsia="宋体" w:hAnsi="宋体" w:cs="Times New Roman"/>
          <w:sz w:val="28"/>
          <w:szCs w:val="28"/>
        </w:rPr>
        <w:t xml:space="preserve">1 </w:t>
      </w:r>
      <w:r w:rsidR="00032D7A">
        <w:rPr>
          <w:rFonts w:ascii="宋体" w:eastAsia="宋体" w:hAnsi="宋体" w:cs="Times New Roman" w:hint="eastAsia"/>
          <w:sz w:val="28"/>
          <w:szCs w:val="28"/>
        </w:rPr>
        <w:t>研究区域和数据</w:t>
      </w:r>
    </w:p>
    <w:p w14:paraId="11C764E8" w14:textId="458D3494" w:rsidR="0040529A" w:rsidRPr="00D65200" w:rsidRDefault="00D65200" w:rsidP="00D65200">
      <w:pPr>
        <w:pStyle w:val="2"/>
        <w:spacing w:line="360" w:lineRule="auto"/>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1.1</w:t>
      </w:r>
      <w:r w:rsidR="00A104E4">
        <w:rPr>
          <w:rFonts w:ascii="Times New Roman" w:eastAsia="宋体" w:hAnsi="Times New Roman" w:cs="Times New Roman" w:hint="eastAsia"/>
          <w:b w:val="0"/>
          <w:bCs w:val="0"/>
          <w:sz w:val="21"/>
          <w:szCs w:val="21"/>
        </w:rPr>
        <w:t xml:space="preserve"> </w:t>
      </w:r>
      <w:r w:rsidR="0040529A" w:rsidRPr="00D65200">
        <w:rPr>
          <w:rFonts w:ascii="Times New Roman" w:eastAsia="宋体" w:hAnsi="Times New Roman" w:cs="Times New Roman" w:hint="eastAsia"/>
          <w:b w:val="0"/>
          <w:bCs w:val="0"/>
          <w:sz w:val="21"/>
          <w:szCs w:val="21"/>
        </w:rPr>
        <w:t>研究区</w:t>
      </w:r>
    </w:p>
    <w:p w14:paraId="78A803ED" w14:textId="0A884A6C" w:rsidR="0040529A" w:rsidRPr="0040529A" w:rsidRDefault="0040529A" w:rsidP="007F4E05">
      <w:pPr>
        <w:spacing w:line="360" w:lineRule="auto"/>
        <w:ind w:firstLine="420"/>
        <w:jc w:val="both"/>
        <w:rPr>
          <w:rFonts w:ascii="Times New Roman" w:eastAsia="宋体" w:hAnsi="Times New Roman" w:cs="Times New Roman"/>
          <w:sz w:val="21"/>
          <w:szCs w:val="21"/>
        </w:rPr>
      </w:pPr>
      <w:r w:rsidRPr="001659FE">
        <w:rPr>
          <w:rFonts w:ascii="Times New Roman" w:eastAsia="宋体" w:hAnsi="Times New Roman" w:cs="Times New Roman" w:hint="eastAsia"/>
          <w:sz w:val="21"/>
          <w:szCs w:val="21"/>
        </w:rPr>
        <w:t>本文研究范围为整个中国地区</w:t>
      </w:r>
      <w:r>
        <w:rPr>
          <w:rFonts w:ascii="Times New Roman" w:eastAsia="宋体" w:hAnsi="Times New Roman" w:cs="Times New Roman" w:hint="eastAsia"/>
          <w:sz w:val="21"/>
          <w:szCs w:val="21"/>
        </w:rPr>
        <w:t>，</w:t>
      </w:r>
      <w:r w:rsidRPr="0040529A">
        <w:rPr>
          <w:rFonts w:ascii="Times New Roman" w:eastAsia="宋体" w:hAnsi="Times New Roman" w:cs="Times New Roman"/>
          <w:sz w:val="21"/>
          <w:szCs w:val="21"/>
        </w:rPr>
        <w:t>中国位于欧亚大陆东南部，北纬</w:t>
      </w:r>
      <w:r w:rsidRPr="0040529A">
        <w:rPr>
          <w:rFonts w:ascii="Times New Roman" w:eastAsia="宋体" w:hAnsi="Times New Roman" w:cs="Times New Roman"/>
          <w:sz w:val="21"/>
          <w:szCs w:val="21"/>
        </w:rPr>
        <w:t>18°10′-53°33′</w:t>
      </w:r>
      <w:r w:rsidRPr="0040529A">
        <w:rPr>
          <w:rFonts w:ascii="Times New Roman" w:eastAsia="宋体" w:hAnsi="Times New Roman" w:cs="Times New Roman"/>
          <w:sz w:val="21"/>
          <w:szCs w:val="21"/>
        </w:rPr>
        <w:t>之间，东经</w:t>
      </w:r>
      <w:r w:rsidRPr="0040529A">
        <w:rPr>
          <w:rFonts w:ascii="Times New Roman" w:eastAsia="宋体" w:hAnsi="Times New Roman" w:cs="Times New Roman"/>
          <w:sz w:val="21"/>
          <w:szCs w:val="21"/>
        </w:rPr>
        <w:t xml:space="preserve"> 73°41′-135°02′</w:t>
      </w:r>
      <w:r w:rsidRPr="0040529A">
        <w:rPr>
          <w:rFonts w:ascii="Times New Roman" w:eastAsia="宋体" w:hAnsi="Times New Roman" w:cs="Times New Roman"/>
          <w:sz w:val="21"/>
          <w:szCs w:val="21"/>
        </w:rPr>
        <w:t>之间。中国主要受大陆季风气候的影响。大部分降水（约</w:t>
      </w:r>
      <w:r w:rsidRPr="0040529A">
        <w:rPr>
          <w:rFonts w:ascii="Times New Roman" w:eastAsia="宋体" w:hAnsi="Times New Roman" w:cs="Times New Roman"/>
          <w:sz w:val="21"/>
          <w:szCs w:val="21"/>
        </w:rPr>
        <w:t>48%</w:t>
      </w:r>
      <w:r w:rsidRPr="0040529A">
        <w:rPr>
          <w:rFonts w:ascii="Times New Roman" w:eastAsia="宋体" w:hAnsi="Times New Roman" w:cs="Times New Roman"/>
          <w:sz w:val="21"/>
          <w:szCs w:val="21"/>
        </w:rPr>
        <w:t>）发生在夏季，冬季降水量仅占年降水量的</w:t>
      </w:r>
      <w:r w:rsidRPr="0040529A">
        <w:rPr>
          <w:rFonts w:ascii="Times New Roman" w:eastAsia="宋体" w:hAnsi="Times New Roman" w:cs="Times New Roman"/>
          <w:sz w:val="21"/>
          <w:szCs w:val="21"/>
        </w:rPr>
        <w:t>5-11%</w:t>
      </w:r>
      <w:r w:rsidRPr="0040529A">
        <w:rPr>
          <w:rFonts w:ascii="Times New Roman" w:eastAsia="宋体" w:hAnsi="Times New Roman" w:cs="Times New Roman"/>
          <w:sz w:val="21"/>
          <w:szCs w:val="21"/>
        </w:rPr>
        <w:t>。同时，降水量也显示出明显的地理差异。南方流域年均降水量超过</w:t>
      </w:r>
      <w:r w:rsidRPr="0040529A">
        <w:rPr>
          <w:rFonts w:ascii="Times New Roman" w:eastAsia="宋体" w:hAnsi="Times New Roman" w:cs="Times New Roman"/>
          <w:sz w:val="21"/>
          <w:szCs w:val="21"/>
        </w:rPr>
        <w:t>1000 mm</w:t>
      </w:r>
      <w:r w:rsidRPr="0040529A">
        <w:rPr>
          <w:rFonts w:ascii="Times New Roman" w:eastAsia="宋体" w:hAnsi="Times New Roman" w:cs="Times New Roman"/>
          <w:sz w:val="21"/>
          <w:szCs w:val="21"/>
        </w:rPr>
        <w:t>，而在北方每年只有不到</w:t>
      </w:r>
      <w:r w:rsidRPr="0040529A">
        <w:rPr>
          <w:rFonts w:ascii="Times New Roman" w:eastAsia="宋体" w:hAnsi="Times New Roman" w:cs="Times New Roman"/>
          <w:sz w:val="21"/>
          <w:szCs w:val="21"/>
        </w:rPr>
        <w:t>600 mm</w:t>
      </w:r>
      <w:r w:rsidRPr="0040529A">
        <w:rPr>
          <w:rFonts w:ascii="Times New Roman" w:eastAsia="宋体" w:hAnsi="Times New Roman" w:cs="Times New Roman"/>
          <w:sz w:val="21"/>
          <w:szCs w:val="21"/>
        </w:rPr>
        <w:t>的年均降水量。中国的海拔高度变化十分显著，呈自西向东逐渐下降的地理格局。这导致降水具有更强的空间和时间异质性。因此，</w:t>
      </w:r>
      <w:r>
        <w:rPr>
          <w:rFonts w:ascii="Times New Roman" w:eastAsia="宋体" w:hAnsi="Times New Roman" w:cs="Times New Roman" w:hint="eastAsia"/>
          <w:sz w:val="21"/>
          <w:szCs w:val="21"/>
        </w:rPr>
        <w:t>（加一句对气象台站数据插补的意义）</w:t>
      </w:r>
      <w:r w:rsidR="00DD078C">
        <w:rPr>
          <w:rFonts w:ascii="Times New Roman" w:eastAsia="宋体" w:hAnsi="Times New Roman" w:cs="Times New Roman" w:hint="eastAsia"/>
          <w:sz w:val="21"/>
          <w:szCs w:val="21"/>
        </w:rPr>
        <w:t>。</w:t>
      </w:r>
    </w:p>
    <w:p w14:paraId="52CC3BC2" w14:textId="281194FB" w:rsidR="00B353EF" w:rsidRPr="00B05D09" w:rsidRDefault="00B353EF" w:rsidP="005248AF">
      <w:pPr>
        <w:pStyle w:val="2"/>
        <w:spacing w:line="360" w:lineRule="auto"/>
        <w:rPr>
          <w:rFonts w:ascii="Times New Roman" w:eastAsia="宋体" w:hAnsi="Times New Roman" w:cs="Times New Roman"/>
          <w:b w:val="0"/>
          <w:bCs w:val="0"/>
          <w:sz w:val="21"/>
          <w:szCs w:val="21"/>
        </w:rPr>
      </w:pPr>
      <w:r w:rsidRPr="00B05D09">
        <w:rPr>
          <w:rFonts w:ascii="Times New Roman" w:eastAsia="宋体" w:hAnsi="Times New Roman" w:cs="Times New Roman"/>
          <w:b w:val="0"/>
          <w:bCs w:val="0"/>
          <w:sz w:val="21"/>
          <w:szCs w:val="21"/>
        </w:rPr>
        <w:t>1.</w:t>
      </w:r>
      <w:r w:rsidR="00D65200">
        <w:rPr>
          <w:rFonts w:ascii="Times New Roman" w:eastAsia="宋体" w:hAnsi="Times New Roman" w:cs="Times New Roman" w:hint="eastAsia"/>
          <w:b w:val="0"/>
          <w:bCs w:val="0"/>
          <w:sz w:val="21"/>
          <w:szCs w:val="21"/>
        </w:rPr>
        <w:t>2</w:t>
      </w:r>
      <w:r w:rsidR="00A104E4">
        <w:rPr>
          <w:rFonts w:ascii="Times New Roman" w:eastAsia="宋体" w:hAnsi="Times New Roman" w:cs="Times New Roman" w:hint="eastAsia"/>
          <w:b w:val="0"/>
          <w:bCs w:val="0"/>
          <w:sz w:val="21"/>
          <w:szCs w:val="21"/>
        </w:rPr>
        <w:t xml:space="preserve"> </w:t>
      </w:r>
      <w:r w:rsidR="00D65200">
        <w:rPr>
          <w:rFonts w:ascii="Times New Roman" w:eastAsia="宋体" w:hAnsi="Times New Roman" w:cs="Times New Roman" w:hint="eastAsia"/>
          <w:b w:val="0"/>
          <w:bCs w:val="0"/>
          <w:sz w:val="21"/>
          <w:szCs w:val="21"/>
        </w:rPr>
        <w:t>数据</w:t>
      </w:r>
    </w:p>
    <w:p w14:paraId="77EC0B9C" w14:textId="3500270E" w:rsidR="00FC2D15" w:rsidRDefault="009C482C" w:rsidP="00066BC8">
      <w:pPr>
        <w:spacing w:after="0"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选取</w:t>
      </w:r>
      <w:r w:rsidR="00EA5587">
        <w:rPr>
          <w:rFonts w:ascii="Times New Roman" w:eastAsia="宋体" w:hAnsi="Times New Roman" w:cs="Times New Roman" w:hint="eastAsia"/>
          <w:sz w:val="21"/>
          <w:szCs w:val="21"/>
        </w:rPr>
        <w:t>（数据来源）</w:t>
      </w:r>
      <w:r w:rsidR="00874EC5" w:rsidRPr="00B05D09">
        <w:rPr>
          <w:rFonts w:ascii="Times New Roman" w:eastAsia="宋体" w:hAnsi="Times New Roman" w:cs="Times New Roman"/>
          <w:sz w:val="21"/>
          <w:szCs w:val="21"/>
        </w:rPr>
        <w:t>1980-2022</w:t>
      </w:r>
      <w:r w:rsidR="00874EC5" w:rsidRPr="00B05D09">
        <w:rPr>
          <w:rFonts w:ascii="Times New Roman" w:eastAsia="宋体" w:hAnsi="Times New Roman" w:cs="Times New Roman"/>
          <w:sz w:val="21"/>
          <w:szCs w:val="21"/>
        </w:rPr>
        <w:t>年</w:t>
      </w:r>
      <w:r w:rsidR="00874EC5" w:rsidRPr="00B05D09">
        <w:rPr>
          <w:rFonts w:ascii="Times New Roman" w:eastAsia="宋体" w:hAnsi="Times New Roman" w:cs="Times New Roman"/>
          <w:sz w:val="21"/>
          <w:szCs w:val="21"/>
        </w:rPr>
        <w:t>2946</w:t>
      </w:r>
      <w:r w:rsidR="00874EC5" w:rsidRPr="00B05D09">
        <w:rPr>
          <w:rFonts w:ascii="Times New Roman" w:eastAsia="宋体" w:hAnsi="Times New Roman" w:cs="Times New Roman"/>
          <w:sz w:val="21"/>
          <w:szCs w:val="21"/>
        </w:rPr>
        <w:t>个</w:t>
      </w:r>
      <w:r>
        <w:rPr>
          <w:rFonts w:ascii="Times New Roman" w:eastAsia="宋体" w:hAnsi="Times New Roman" w:cs="Times New Roman" w:hint="eastAsia"/>
          <w:sz w:val="21"/>
          <w:szCs w:val="21"/>
        </w:rPr>
        <w:t>中国气象台站降水</w:t>
      </w:r>
      <w:r w:rsidR="008954EF">
        <w:rPr>
          <w:rFonts w:ascii="Times New Roman" w:eastAsia="宋体" w:hAnsi="Times New Roman" w:cs="Times New Roman" w:hint="eastAsia"/>
          <w:sz w:val="21"/>
          <w:szCs w:val="21"/>
        </w:rPr>
        <w:t>进行</w:t>
      </w:r>
      <w:r w:rsidR="00874EC5" w:rsidRPr="00B05D09">
        <w:rPr>
          <w:rFonts w:ascii="Times New Roman" w:eastAsia="宋体" w:hAnsi="Times New Roman" w:cs="Times New Roman"/>
          <w:sz w:val="21"/>
          <w:szCs w:val="21"/>
        </w:rPr>
        <w:t>缺失天数的统计分析</w:t>
      </w:r>
      <w:r w:rsidR="004B1926">
        <w:rPr>
          <w:rFonts w:ascii="Times New Roman" w:eastAsia="宋体" w:hAnsi="Times New Roman" w:cs="Times New Roman" w:hint="eastAsia"/>
          <w:sz w:val="21"/>
          <w:szCs w:val="21"/>
        </w:rPr>
        <w:t>。此外，选取</w:t>
      </w:r>
      <w:r w:rsidR="004B1926" w:rsidRPr="00CA5D83">
        <w:rPr>
          <w:rFonts w:ascii="Times New Roman" w:eastAsia="宋体" w:hAnsi="Times New Roman" w:cs="Times New Roman" w:hint="eastAsia"/>
          <w:sz w:val="21"/>
          <w:szCs w:val="21"/>
        </w:rPr>
        <w:t>改则</w:t>
      </w:r>
      <w:r w:rsidR="004B1926">
        <w:rPr>
          <w:rFonts w:ascii="Times New Roman" w:eastAsia="宋体" w:hAnsi="Times New Roman" w:cs="Times New Roman" w:hint="eastAsia"/>
          <w:sz w:val="21"/>
          <w:szCs w:val="21"/>
        </w:rPr>
        <w:t>、南康、汇川、霍林郭勒等站点的降水数据作为对模型模拟结果的验证。</w:t>
      </w:r>
      <w:r w:rsidR="008954EF">
        <w:rPr>
          <w:rFonts w:ascii="Times New Roman" w:eastAsia="宋体" w:hAnsi="Times New Roman" w:cs="Times New Roman" w:hint="eastAsia"/>
          <w:sz w:val="21"/>
          <w:szCs w:val="21"/>
        </w:rPr>
        <w:t>表</w:t>
      </w:r>
      <w:r w:rsidR="008954EF">
        <w:rPr>
          <w:rFonts w:ascii="Times New Roman" w:eastAsia="宋体" w:hAnsi="Times New Roman" w:cs="Times New Roman" w:hint="eastAsia"/>
          <w:sz w:val="21"/>
          <w:szCs w:val="21"/>
        </w:rPr>
        <w:t>1</w:t>
      </w:r>
      <w:r w:rsidR="00E07B88">
        <w:rPr>
          <w:rFonts w:ascii="Times New Roman" w:eastAsia="宋体" w:hAnsi="Times New Roman" w:cs="Times New Roman" w:hint="eastAsia"/>
          <w:sz w:val="21"/>
          <w:szCs w:val="21"/>
        </w:rPr>
        <w:t xml:space="preserve"> </w:t>
      </w:r>
      <w:r w:rsidR="008954EF" w:rsidRPr="008954EF">
        <w:rPr>
          <w:rFonts w:ascii="Times New Roman" w:eastAsia="宋体" w:hAnsi="Times New Roman" w:cs="Times New Roman"/>
          <w:sz w:val="21"/>
          <w:szCs w:val="21"/>
        </w:rPr>
        <w:t>和</w:t>
      </w:r>
      <w:r w:rsidR="008954EF">
        <w:rPr>
          <w:rFonts w:ascii="Times New Roman" w:eastAsia="宋体" w:hAnsi="Times New Roman" w:cs="Times New Roman" w:hint="eastAsia"/>
          <w:sz w:val="21"/>
          <w:szCs w:val="21"/>
        </w:rPr>
        <w:t>图</w:t>
      </w:r>
      <w:r w:rsidR="008954EF" w:rsidRPr="008954EF">
        <w:rPr>
          <w:rFonts w:ascii="Times New Roman" w:eastAsia="宋体" w:hAnsi="Times New Roman" w:cs="Times New Roman"/>
          <w:sz w:val="21"/>
          <w:szCs w:val="21"/>
        </w:rPr>
        <w:t>1</w:t>
      </w:r>
      <w:r w:rsidR="00E07B88">
        <w:rPr>
          <w:rFonts w:ascii="Times New Roman" w:eastAsia="宋体" w:hAnsi="Times New Roman" w:cs="Times New Roman" w:hint="eastAsia"/>
          <w:sz w:val="21"/>
          <w:szCs w:val="21"/>
        </w:rPr>
        <w:t xml:space="preserve"> </w:t>
      </w:r>
      <w:r w:rsidR="008954EF" w:rsidRPr="008954EF">
        <w:rPr>
          <w:rFonts w:ascii="Times New Roman" w:eastAsia="宋体" w:hAnsi="Times New Roman" w:cs="Times New Roman"/>
          <w:sz w:val="21"/>
          <w:szCs w:val="21"/>
        </w:rPr>
        <w:t>展示了改则、南康、汇川、霍林郭勒气象站的基本数据情况及</w:t>
      </w:r>
      <w:r w:rsidR="008954EF" w:rsidRPr="008954EF">
        <w:rPr>
          <w:rFonts w:ascii="Times New Roman" w:eastAsia="宋体" w:hAnsi="Times New Roman" w:cs="Times New Roman"/>
          <w:sz w:val="21"/>
          <w:szCs w:val="21"/>
        </w:rPr>
        <w:t>2946</w:t>
      </w:r>
      <w:r w:rsidR="007C3E69">
        <w:rPr>
          <w:rFonts w:ascii="Times New Roman" w:eastAsia="宋体" w:hAnsi="Times New Roman" w:cs="Times New Roman" w:hint="eastAsia"/>
          <w:sz w:val="21"/>
          <w:szCs w:val="21"/>
        </w:rPr>
        <w:t>气象台站的空间分布</w:t>
      </w:r>
      <w:r w:rsidR="008954EF" w:rsidRPr="008954EF">
        <w:rPr>
          <w:rFonts w:ascii="Times New Roman" w:eastAsia="宋体" w:hAnsi="Times New Roman" w:cs="Times New Roman"/>
          <w:sz w:val="21"/>
          <w:szCs w:val="21"/>
        </w:rPr>
        <w:t>。</w:t>
      </w:r>
      <w:r w:rsidR="00874EC5" w:rsidRPr="00B05D09">
        <w:rPr>
          <w:rFonts w:ascii="Times New Roman" w:eastAsia="宋体" w:hAnsi="Times New Roman" w:cs="Times New Roman"/>
          <w:sz w:val="21"/>
          <w:szCs w:val="21"/>
        </w:rPr>
        <w:t>图</w:t>
      </w:r>
      <w:r w:rsidR="00874EC5" w:rsidRPr="00B05D09">
        <w:rPr>
          <w:rFonts w:ascii="Times New Roman" w:eastAsia="宋体" w:hAnsi="Times New Roman" w:cs="Times New Roman"/>
          <w:sz w:val="21"/>
          <w:szCs w:val="21"/>
        </w:rPr>
        <w:t>1</w:t>
      </w:r>
      <w:r w:rsidR="00E07B88">
        <w:rPr>
          <w:rFonts w:ascii="Times New Roman" w:eastAsia="宋体" w:hAnsi="Times New Roman" w:cs="Times New Roman" w:hint="eastAsia"/>
          <w:sz w:val="21"/>
          <w:szCs w:val="21"/>
        </w:rPr>
        <w:t xml:space="preserve"> </w:t>
      </w:r>
      <w:r w:rsidR="00874EC5" w:rsidRPr="00B05D09">
        <w:rPr>
          <w:rFonts w:ascii="Times New Roman" w:eastAsia="宋体" w:hAnsi="Times New Roman" w:cs="Times New Roman"/>
          <w:sz w:val="21"/>
          <w:szCs w:val="21"/>
        </w:rPr>
        <w:t>显示</w:t>
      </w:r>
      <w:r w:rsidR="00A7007B">
        <w:rPr>
          <w:rFonts w:ascii="Times New Roman" w:eastAsia="宋体" w:hAnsi="Times New Roman" w:cs="Times New Roman" w:hint="eastAsia"/>
          <w:sz w:val="21"/>
          <w:szCs w:val="21"/>
        </w:rPr>
        <w:t>了</w:t>
      </w:r>
      <w:r w:rsidR="00A7007B" w:rsidRPr="008954EF">
        <w:rPr>
          <w:rFonts w:ascii="Times New Roman" w:eastAsia="宋体" w:hAnsi="Times New Roman" w:cs="Times New Roman"/>
          <w:sz w:val="21"/>
          <w:szCs w:val="21"/>
        </w:rPr>
        <w:t>气象台站的空间分布</w:t>
      </w:r>
      <w:r w:rsidR="00A7007B">
        <w:rPr>
          <w:rFonts w:ascii="Times New Roman" w:eastAsia="宋体" w:hAnsi="Times New Roman" w:cs="Times New Roman" w:hint="eastAsia"/>
          <w:sz w:val="21"/>
          <w:szCs w:val="21"/>
        </w:rPr>
        <w:t>及缺失值信息</w:t>
      </w:r>
      <w:r w:rsidR="00874EC5" w:rsidRPr="00B05D09">
        <w:rPr>
          <w:rFonts w:ascii="Times New Roman" w:eastAsia="宋体" w:hAnsi="Times New Roman" w:cs="Times New Roman"/>
          <w:sz w:val="21"/>
          <w:szCs w:val="21"/>
        </w:rPr>
        <w:t>，缺失比例较高的站点主要分布于中国西部和北部地区，如新疆和西藏等区域，而东南沿海地区的缺失比例相对较低。为提高后续插值方法的精度，本研究剔除了缺失比例超过</w:t>
      </w:r>
      <w:r w:rsidR="00874EC5" w:rsidRPr="00B05D09">
        <w:rPr>
          <w:rFonts w:ascii="Times New Roman" w:eastAsia="宋体" w:hAnsi="Times New Roman" w:cs="Times New Roman"/>
          <w:sz w:val="21"/>
          <w:szCs w:val="21"/>
        </w:rPr>
        <w:t>80%</w:t>
      </w:r>
      <w:r w:rsidR="00874EC5" w:rsidRPr="00B05D09">
        <w:rPr>
          <w:rFonts w:ascii="Times New Roman" w:eastAsia="宋体" w:hAnsi="Times New Roman" w:cs="Times New Roman"/>
          <w:sz w:val="21"/>
          <w:szCs w:val="21"/>
        </w:rPr>
        <w:t>的站点（共计</w:t>
      </w:r>
      <w:r w:rsidR="00874EC5" w:rsidRPr="00B05D09">
        <w:rPr>
          <w:rFonts w:ascii="Times New Roman" w:eastAsia="宋体" w:hAnsi="Times New Roman" w:cs="Times New Roman"/>
          <w:sz w:val="21"/>
          <w:szCs w:val="21"/>
        </w:rPr>
        <w:t>488</w:t>
      </w:r>
      <w:r w:rsidR="00874EC5" w:rsidRPr="00B05D09">
        <w:rPr>
          <w:rFonts w:ascii="Times New Roman" w:eastAsia="宋体" w:hAnsi="Times New Roman" w:cs="Times New Roman"/>
          <w:sz w:val="21"/>
          <w:szCs w:val="21"/>
        </w:rPr>
        <w:t>个），保留了</w:t>
      </w:r>
      <w:r w:rsidR="004A1A42" w:rsidRPr="00B05D09">
        <w:rPr>
          <w:rFonts w:ascii="Times New Roman" w:eastAsia="宋体" w:hAnsi="Times New Roman" w:cs="Times New Roman"/>
          <w:sz w:val="21"/>
          <w:szCs w:val="21"/>
        </w:rPr>
        <w:t>2458</w:t>
      </w:r>
      <w:r w:rsidR="00874EC5" w:rsidRPr="00B05D09">
        <w:rPr>
          <w:rFonts w:ascii="Times New Roman" w:eastAsia="宋体" w:hAnsi="Times New Roman" w:cs="Times New Roman"/>
          <w:sz w:val="21"/>
          <w:szCs w:val="21"/>
        </w:rPr>
        <w:t>个站点以供后续分析使用。</w:t>
      </w:r>
    </w:p>
    <w:p w14:paraId="7BD84EBB" w14:textId="77777777" w:rsidR="00066BC8" w:rsidRDefault="00066BC8" w:rsidP="00066BC8">
      <w:pPr>
        <w:spacing w:after="0" w:line="360" w:lineRule="auto"/>
        <w:ind w:firstLine="420"/>
        <w:jc w:val="both"/>
        <w:rPr>
          <w:rFonts w:ascii="Times New Roman" w:eastAsia="宋体" w:hAnsi="Times New Roman" w:cs="Times New Roman"/>
          <w:sz w:val="21"/>
          <w:szCs w:val="21"/>
        </w:rPr>
      </w:pPr>
    </w:p>
    <w:p w14:paraId="55D65977" w14:textId="77777777" w:rsidR="009C2564" w:rsidRPr="00CA5D83" w:rsidRDefault="009C2564" w:rsidP="009C2564">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表</w:t>
      </w:r>
      <w:r w:rsidRPr="00CA5D83">
        <w:rPr>
          <w:rFonts w:ascii="Times New Roman" w:eastAsia="宋体" w:hAnsi="Times New Roman" w:cs="Times New Roman" w:hint="eastAsia"/>
          <w:sz w:val="21"/>
          <w:szCs w:val="21"/>
        </w:rPr>
        <w:t xml:space="preserve">1 </w:t>
      </w:r>
      <w:r w:rsidRPr="00CA5D83">
        <w:rPr>
          <w:rFonts w:ascii="Times New Roman" w:eastAsia="宋体" w:hAnsi="Times New Roman" w:cs="Times New Roman" w:hint="eastAsia"/>
          <w:sz w:val="21"/>
          <w:szCs w:val="21"/>
        </w:rPr>
        <w:t>基础数据情况</w:t>
      </w:r>
    </w:p>
    <w:tbl>
      <w:tblPr>
        <w:tblStyle w:val="ae"/>
        <w:tblW w:w="0" w:type="auto"/>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1235"/>
        <w:gridCol w:w="1175"/>
        <w:gridCol w:w="1288"/>
        <w:gridCol w:w="1234"/>
        <w:gridCol w:w="1173"/>
        <w:gridCol w:w="1245"/>
        <w:gridCol w:w="956"/>
      </w:tblGrid>
      <w:tr w:rsidR="009C2564" w:rsidRPr="00FB2F2D" w14:paraId="51517D44" w14:textId="77777777" w:rsidTr="00E37490">
        <w:trPr>
          <w:jc w:val="center"/>
        </w:trPr>
        <w:tc>
          <w:tcPr>
            <w:tcW w:w="1235" w:type="dxa"/>
            <w:tcBorders>
              <w:top w:val="single" w:sz="12" w:space="0" w:color="auto"/>
              <w:bottom w:val="single" w:sz="4" w:space="0" w:color="auto"/>
            </w:tcBorders>
          </w:tcPr>
          <w:p w14:paraId="1B3307AB"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台站编号</w:t>
            </w:r>
          </w:p>
        </w:tc>
        <w:tc>
          <w:tcPr>
            <w:tcW w:w="1175" w:type="dxa"/>
            <w:tcBorders>
              <w:top w:val="single" w:sz="12" w:space="0" w:color="auto"/>
              <w:bottom w:val="single" w:sz="4" w:space="0" w:color="auto"/>
            </w:tcBorders>
          </w:tcPr>
          <w:p w14:paraId="0FB9F202"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台站名</w:t>
            </w:r>
          </w:p>
        </w:tc>
        <w:tc>
          <w:tcPr>
            <w:tcW w:w="1288" w:type="dxa"/>
            <w:tcBorders>
              <w:top w:val="single" w:sz="12" w:space="0" w:color="auto"/>
              <w:bottom w:val="single" w:sz="4" w:space="0" w:color="auto"/>
            </w:tcBorders>
          </w:tcPr>
          <w:p w14:paraId="6B85E3C2"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经度</w:t>
            </w:r>
          </w:p>
        </w:tc>
        <w:tc>
          <w:tcPr>
            <w:tcW w:w="1234" w:type="dxa"/>
            <w:tcBorders>
              <w:top w:val="single" w:sz="12" w:space="0" w:color="auto"/>
              <w:bottom w:val="single" w:sz="4" w:space="0" w:color="auto"/>
            </w:tcBorders>
          </w:tcPr>
          <w:p w14:paraId="0A7F69B0"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纬度</w:t>
            </w:r>
          </w:p>
        </w:tc>
        <w:tc>
          <w:tcPr>
            <w:tcW w:w="1173" w:type="dxa"/>
            <w:tcBorders>
              <w:top w:val="single" w:sz="12" w:space="0" w:color="auto"/>
              <w:bottom w:val="single" w:sz="4" w:space="0" w:color="auto"/>
            </w:tcBorders>
          </w:tcPr>
          <w:p w14:paraId="5506411B"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资料年份</w:t>
            </w:r>
          </w:p>
        </w:tc>
        <w:tc>
          <w:tcPr>
            <w:tcW w:w="1245" w:type="dxa"/>
            <w:tcBorders>
              <w:top w:val="single" w:sz="12" w:space="0" w:color="auto"/>
              <w:bottom w:val="single" w:sz="4" w:space="0" w:color="auto"/>
            </w:tcBorders>
          </w:tcPr>
          <w:p w14:paraId="6BFC7D2D"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缺失年份</w:t>
            </w:r>
          </w:p>
        </w:tc>
        <w:tc>
          <w:tcPr>
            <w:tcW w:w="956" w:type="dxa"/>
            <w:tcBorders>
              <w:top w:val="single" w:sz="12" w:space="0" w:color="auto"/>
              <w:bottom w:val="single" w:sz="4" w:space="0" w:color="auto"/>
            </w:tcBorders>
          </w:tcPr>
          <w:p w14:paraId="505B156B"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缺失率</w:t>
            </w:r>
          </w:p>
        </w:tc>
      </w:tr>
      <w:tr w:rsidR="009C2564" w:rsidRPr="00FB2F2D" w14:paraId="7E83D737" w14:textId="77777777" w:rsidTr="00E37490">
        <w:trPr>
          <w:jc w:val="center"/>
        </w:trPr>
        <w:tc>
          <w:tcPr>
            <w:tcW w:w="1235" w:type="dxa"/>
            <w:tcBorders>
              <w:top w:val="single" w:sz="4" w:space="0" w:color="auto"/>
            </w:tcBorders>
          </w:tcPr>
          <w:p w14:paraId="3E3F79E9"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55248</w:t>
            </w:r>
          </w:p>
        </w:tc>
        <w:tc>
          <w:tcPr>
            <w:tcW w:w="1175" w:type="dxa"/>
            <w:tcBorders>
              <w:top w:val="single" w:sz="4" w:space="0" w:color="auto"/>
            </w:tcBorders>
          </w:tcPr>
          <w:p w14:paraId="2434C22D"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改则</w:t>
            </w:r>
          </w:p>
        </w:tc>
        <w:tc>
          <w:tcPr>
            <w:tcW w:w="1288" w:type="dxa"/>
            <w:tcBorders>
              <w:top w:val="single" w:sz="4" w:space="0" w:color="auto"/>
            </w:tcBorders>
          </w:tcPr>
          <w:p w14:paraId="170A0CB8"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84</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41</w:t>
            </w:r>
            <w:r w:rsidRPr="00CA5D83">
              <w:rPr>
                <w:rFonts w:ascii="Times New Roman" w:eastAsia="宋体" w:hAnsi="Times New Roman" w:cs="Times New Roman" w:hint="eastAsia"/>
                <w:sz w:val="21"/>
                <w:szCs w:val="21"/>
              </w:rPr>
              <w:t>′</w:t>
            </w:r>
          </w:p>
        </w:tc>
        <w:tc>
          <w:tcPr>
            <w:tcW w:w="1234" w:type="dxa"/>
            <w:tcBorders>
              <w:top w:val="single" w:sz="4" w:space="0" w:color="auto"/>
            </w:tcBorders>
          </w:tcPr>
          <w:p w14:paraId="7796B68C"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32</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15</w:t>
            </w:r>
            <w:r w:rsidRPr="00CA5D83">
              <w:rPr>
                <w:rFonts w:ascii="Times New Roman" w:eastAsia="宋体" w:hAnsi="Times New Roman" w:cs="Times New Roman" w:hint="eastAsia"/>
                <w:sz w:val="21"/>
                <w:szCs w:val="21"/>
              </w:rPr>
              <w:t>′</w:t>
            </w:r>
          </w:p>
        </w:tc>
        <w:tc>
          <w:tcPr>
            <w:tcW w:w="1173" w:type="dxa"/>
            <w:tcBorders>
              <w:top w:val="single" w:sz="4" w:space="0" w:color="auto"/>
            </w:tcBorders>
          </w:tcPr>
          <w:p w14:paraId="6BE6128A"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1980-2022</w:t>
            </w:r>
          </w:p>
        </w:tc>
        <w:tc>
          <w:tcPr>
            <w:tcW w:w="1245" w:type="dxa"/>
            <w:tcBorders>
              <w:top w:val="single" w:sz="4" w:space="0" w:color="auto"/>
            </w:tcBorders>
          </w:tcPr>
          <w:p w14:paraId="746237BC"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w:t>
            </w:r>
          </w:p>
        </w:tc>
        <w:tc>
          <w:tcPr>
            <w:tcW w:w="956" w:type="dxa"/>
            <w:tcBorders>
              <w:top w:val="single" w:sz="4" w:space="0" w:color="auto"/>
            </w:tcBorders>
          </w:tcPr>
          <w:p w14:paraId="77010E05"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12.69%</w:t>
            </w:r>
          </w:p>
        </w:tc>
      </w:tr>
      <w:tr w:rsidR="009C2564" w:rsidRPr="00FB2F2D" w14:paraId="0A385F6A" w14:textId="77777777" w:rsidTr="00E37490">
        <w:trPr>
          <w:jc w:val="center"/>
        </w:trPr>
        <w:tc>
          <w:tcPr>
            <w:tcW w:w="1235" w:type="dxa"/>
          </w:tcPr>
          <w:p w14:paraId="22E44D7F"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57992</w:t>
            </w:r>
          </w:p>
        </w:tc>
        <w:tc>
          <w:tcPr>
            <w:tcW w:w="1175" w:type="dxa"/>
          </w:tcPr>
          <w:p w14:paraId="2B7DC5FF"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南康</w:t>
            </w:r>
          </w:p>
        </w:tc>
        <w:tc>
          <w:tcPr>
            <w:tcW w:w="1288" w:type="dxa"/>
          </w:tcPr>
          <w:p w14:paraId="13219EB5"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114</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75</w:t>
            </w:r>
            <w:r w:rsidRPr="00CA5D83">
              <w:rPr>
                <w:rFonts w:ascii="Times New Roman" w:eastAsia="宋体" w:hAnsi="Times New Roman" w:cs="Times New Roman" w:hint="eastAsia"/>
                <w:sz w:val="21"/>
                <w:szCs w:val="21"/>
              </w:rPr>
              <w:t>′</w:t>
            </w:r>
          </w:p>
        </w:tc>
        <w:tc>
          <w:tcPr>
            <w:tcW w:w="1234" w:type="dxa"/>
          </w:tcPr>
          <w:p w14:paraId="0BD23BC8"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66</w:t>
            </w:r>
            <w:r w:rsidRPr="00CA5D83">
              <w:rPr>
                <w:rFonts w:ascii="Times New Roman" w:eastAsia="宋体" w:hAnsi="Times New Roman" w:cs="Times New Roman" w:hint="eastAsia"/>
                <w:sz w:val="21"/>
                <w:szCs w:val="21"/>
              </w:rPr>
              <w:t>′</w:t>
            </w:r>
          </w:p>
        </w:tc>
        <w:tc>
          <w:tcPr>
            <w:tcW w:w="1173" w:type="dxa"/>
          </w:tcPr>
          <w:p w14:paraId="1B4C19B6"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1980-2022</w:t>
            </w:r>
          </w:p>
        </w:tc>
        <w:tc>
          <w:tcPr>
            <w:tcW w:w="1245" w:type="dxa"/>
          </w:tcPr>
          <w:p w14:paraId="51831B7B"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w:t>
            </w:r>
          </w:p>
        </w:tc>
        <w:tc>
          <w:tcPr>
            <w:tcW w:w="956" w:type="dxa"/>
          </w:tcPr>
          <w:p w14:paraId="2DC218A6"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11.31%</w:t>
            </w:r>
          </w:p>
        </w:tc>
      </w:tr>
      <w:tr w:rsidR="009C2564" w:rsidRPr="00FB2F2D" w14:paraId="5AFE5C3C" w14:textId="77777777" w:rsidTr="00E37490">
        <w:trPr>
          <w:jc w:val="center"/>
        </w:trPr>
        <w:tc>
          <w:tcPr>
            <w:tcW w:w="1235" w:type="dxa"/>
            <w:tcBorders>
              <w:bottom w:val="nil"/>
            </w:tcBorders>
          </w:tcPr>
          <w:p w14:paraId="2FB12772"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57503</w:t>
            </w:r>
          </w:p>
        </w:tc>
        <w:tc>
          <w:tcPr>
            <w:tcW w:w="1175" w:type="dxa"/>
            <w:tcBorders>
              <w:bottom w:val="nil"/>
            </w:tcBorders>
          </w:tcPr>
          <w:p w14:paraId="3A431442"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汇川</w:t>
            </w:r>
          </w:p>
        </w:tc>
        <w:tc>
          <w:tcPr>
            <w:tcW w:w="1288" w:type="dxa"/>
            <w:tcBorders>
              <w:bottom w:val="nil"/>
            </w:tcBorders>
          </w:tcPr>
          <w:p w14:paraId="3A6D0BA2"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105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11</w:t>
            </w:r>
            <w:r w:rsidRPr="00CA5D83">
              <w:rPr>
                <w:rFonts w:ascii="Times New Roman" w:eastAsia="宋体" w:hAnsi="Times New Roman" w:cs="Times New Roman" w:hint="eastAsia"/>
                <w:sz w:val="21"/>
                <w:szCs w:val="21"/>
              </w:rPr>
              <w:t>′</w:t>
            </w:r>
          </w:p>
        </w:tc>
        <w:tc>
          <w:tcPr>
            <w:tcW w:w="1234" w:type="dxa"/>
            <w:tcBorders>
              <w:bottom w:val="nil"/>
            </w:tcBorders>
          </w:tcPr>
          <w:p w14:paraId="04640FA9"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29</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61</w:t>
            </w:r>
            <w:r w:rsidRPr="00CA5D83">
              <w:rPr>
                <w:rFonts w:ascii="Times New Roman" w:eastAsia="宋体" w:hAnsi="Times New Roman" w:cs="Times New Roman" w:hint="eastAsia"/>
                <w:sz w:val="21"/>
                <w:szCs w:val="21"/>
              </w:rPr>
              <w:t>′</w:t>
            </w:r>
          </w:p>
        </w:tc>
        <w:tc>
          <w:tcPr>
            <w:tcW w:w="1173" w:type="dxa"/>
            <w:tcBorders>
              <w:bottom w:val="nil"/>
            </w:tcBorders>
          </w:tcPr>
          <w:p w14:paraId="0DB976A7"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1999-2022</w:t>
            </w:r>
          </w:p>
        </w:tc>
        <w:tc>
          <w:tcPr>
            <w:tcW w:w="1245" w:type="dxa"/>
            <w:tcBorders>
              <w:bottom w:val="nil"/>
            </w:tcBorders>
          </w:tcPr>
          <w:p w14:paraId="1F09973F"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1980-1998</w:t>
            </w:r>
          </w:p>
        </w:tc>
        <w:tc>
          <w:tcPr>
            <w:tcW w:w="956" w:type="dxa"/>
            <w:tcBorders>
              <w:bottom w:val="nil"/>
            </w:tcBorders>
          </w:tcPr>
          <w:p w14:paraId="4DFC16AA"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61.87%</w:t>
            </w:r>
          </w:p>
        </w:tc>
      </w:tr>
      <w:tr w:rsidR="009C2564" w:rsidRPr="00FB2F2D" w14:paraId="6DF3E7D8" w14:textId="77777777" w:rsidTr="00E37490">
        <w:trPr>
          <w:jc w:val="center"/>
        </w:trPr>
        <w:tc>
          <w:tcPr>
            <w:tcW w:w="1235" w:type="dxa"/>
            <w:tcBorders>
              <w:top w:val="nil"/>
              <w:bottom w:val="single" w:sz="12" w:space="0" w:color="auto"/>
            </w:tcBorders>
          </w:tcPr>
          <w:p w14:paraId="6B2559E3"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50924</w:t>
            </w:r>
          </w:p>
        </w:tc>
        <w:tc>
          <w:tcPr>
            <w:tcW w:w="1175" w:type="dxa"/>
            <w:tcBorders>
              <w:top w:val="nil"/>
              <w:bottom w:val="single" w:sz="12" w:space="0" w:color="auto"/>
            </w:tcBorders>
          </w:tcPr>
          <w:p w14:paraId="12F64F7B"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霍林郭勒</w:t>
            </w:r>
          </w:p>
        </w:tc>
        <w:tc>
          <w:tcPr>
            <w:tcW w:w="1288" w:type="dxa"/>
            <w:tcBorders>
              <w:top w:val="nil"/>
              <w:bottom w:val="single" w:sz="12" w:space="0" w:color="auto"/>
            </w:tcBorders>
          </w:tcPr>
          <w:p w14:paraId="0E53D876"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119</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66</w:t>
            </w:r>
            <w:r w:rsidRPr="00CA5D83">
              <w:rPr>
                <w:rFonts w:ascii="Times New Roman" w:eastAsia="宋体" w:hAnsi="Times New Roman" w:cs="Times New Roman" w:hint="eastAsia"/>
                <w:sz w:val="21"/>
                <w:szCs w:val="21"/>
              </w:rPr>
              <w:t>′</w:t>
            </w:r>
          </w:p>
        </w:tc>
        <w:tc>
          <w:tcPr>
            <w:tcW w:w="1234" w:type="dxa"/>
            <w:tcBorders>
              <w:top w:val="nil"/>
              <w:bottom w:val="single" w:sz="12" w:space="0" w:color="auto"/>
            </w:tcBorders>
          </w:tcPr>
          <w:p w14:paraId="41A3D1E0"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45</w:t>
            </w:r>
            <w:r w:rsidRPr="00CA5D83">
              <w:rPr>
                <w:rFonts w:ascii="Times New Roman" w:eastAsia="宋体" w:hAnsi="Times New Roman" w:cs="Times New Roman" w:hint="eastAsia"/>
                <w:sz w:val="21"/>
                <w:szCs w:val="21"/>
              </w:rPr>
              <w:t>°</w:t>
            </w:r>
            <w:r w:rsidRPr="00CA5D83">
              <w:rPr>
                <w:rFonts w:ascii="Times New Roman" w:eastAsia="宋体" w:hAnsi="Times New Roman" w:cs="Times New Roman" w:hint="eastAsia"/>
                <w:sz w:val="21"/>
                <w:szCs w:val="21"/>
              </w:rPr>
              <w:t>53</w:t>
            </w:r>
            <w:r w:rsidRPr="00CA5D83">
              <w:rPr>
                <w:rFonts w:ascii="Times New Roman" w:eastAsia="宋体" w:hAnsi="Times New Roman" w:cs="Times New Roman" w:hint="eastAsia"/>
                <w:sz w:val="21"/>
                <w:szCs w:val="21"/>
              </w:rPr>
              <w:t>′</w:t>
            </w:r>
          </w:p>
        </w:tc>
        <w:tc>
          <w:tcPr>
            <w:tcW w:w="1173" w:type="dxa"/>
            <w:tcBorders>
              <w:top w:val="nil"/>
              <w:bottom w:val="single" w:sz="12" w:space="0" w:color="auto"/>
            </w:tcBorders>
          </w:tcPr>
          <w:p w14:paraId="44B76241"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2006-2022</w:t>
            </w:r>
          </w:p>
        </w:tc>
        <w:tc>
          <w:tcPr>
            <w:tcW w:w="1245" w:type="dxa"/>
            <w:tcBorders>
              <w:top w:val="nil"/>
              <w:bottom w:val="single" w:sz="12" w:space="0" w:color="auto"/>
            </w:tcBorders>
          </w:tcPr>
          <w:p w14:paraId="4A413653"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1980-2005</w:t>
            </w:r>
          </w:p>
        </w:tc>
        <w:tc>
          <w:tcPr>
            <w:tcW w:w="956" w:type="dxa"/>
            <w:tcBorders>
              <w:top w:val="nil"/>
              <w:bottom w:val="single" w:sz="12" w:space="0" w:color="auto"/>
            </w:tcBorders>
          </w:tcPr>
          <w:p w14:paraId="42CDD868" w14:textId="77777777" w:rsidR="009C2564" w:rsidRPr="00CA5D83" w:rsidRDefault="009C2564" w:rsidP="00E37490">
            <w:pPr>
              <w:spacing w:line="360" w:lineRule="auto"/>
              <w:jc w:val="center"/>
              <w:rPr>
                <w:rFonts w:ascii="Times New Roman" w:eastAsia="宋体" w:hAnsi="Times New Roman" w:cs="Times New Roman"/>
                <w:sz w:val="21"/>
                <w:szCs w:val="21"/>
              </w:rPr>
            </w:pPr>
            <w:r w:rsidRPr="00CA5D83">
              <w:rPr>
                <w:rFonts w:ascii="Times New Roman" w:eastAsia="宋体" w:hAnsi="Times New Roman" w:cs="Times New Roman" w:hint="eastAsia"/>
                <w:sz w:val="21"/>
                <w:szCs w:val="21"/>
              </w:rPr>
              <w:t>65.26%</w:t>
            </w:r>
          </w:p>
        </w:tc>
      </w:tr>
    </w:tbl>
    <w:p w14:paraId="525D06AF" w14:textId="3C931F87" w:rsidR="009C2564" w:rsidRDefault="007426AC" w:rsidP="00066BC8">
      <w:pPr>
        <w:spacing w:after="0" w:line="36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426829FC" wp14:editId="732D42AD">
            <wp:extent cx="5267325" cy="4019550"/>
            <wp:effectExtent l="0" t="0" r="9525" b="0"/>
            <wp:docPr id="139756216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7325" cy="4019550"/>
                    </a:xfrm>
                    <a:prstGeom prst="rect">
                      <a:avLst/>
                    </a:prstGeom>
                    <a:noFill/>
                    <a:ln>
                      <a:noFill/>
                    </a:ln>
                  </pic:spPr>
                </pic:pic>
              </a:graphicData>
            </a:graphic>
          </wp:inline>
        </w:drawing>
      </w:r>
    </w:p>
    <w:p w14:paraId="0BBA9212" w14:textId="7FD86F5F" w:rsidR="004B1926" w:rsidRDefault="00DD395B" w:rsidP="00066BC8">
      <w:pPr>
        <w:spacing w:line="360" w:lineRule="auto"/>
        <w:jc w:val="center"/>
        <w:rPr>
          <w:rFonts w:ascii="Times New Roman" w:eastAsia="宋体" w:hAnsi="Times New Roman" w:cs="Times New Roman"/>
          <w:sz w:val="21"/>
          <w:szCs w:val="21"/>
        </w:rPr>
      </w:pPr>
      <w:r w:rsidRPr="00B05D09">
        <w:rPr>
          <w:rFonts w:ascii="Times New Roman" w:eastAsia="宋体" w:hAnsi="Times New Roman" w:cs="Times New Roman"/>
          <w:sz w:val="21"/>
          <w:szCs w:val="21"/>
        </w:rPr>
        <w:t>图</w:t>
      </w:r>
      <w:r w:rsidRPr="00B05D09">
        <w:rPr>
          <w:rFonts w:ascii="Times New Roman" w:eastAsia="宋体" w:hAnsi="Times New Roman" w:cs="Times New Roman"/>
          <w:sz w:val="21"/>
          <w:szCs w:val="21"/>
        </w:rPr>
        <w:t xml:space="preserve">1 </w:t>
      </w:r>
      <w:r w:rsidRPr="00B05D09">
        <w:rPr>
          <w:rFonts w:ascii="Times New Roman" w:eastAsia="宋体" w:hAnsi="Times New Roman" w:cs="Times New Roman"/>
          <w:sz w:val="21"/>
          <w:szCs w:val="21"/>
        </w:rPr>
        <w:t>中国各气象站点</w:t>
      </w:r>
      <w:r w:rsidR="00C7788D">
        <w:rPr>
          <w:rFonts w:ascii="Times New Roman" w:eastAsia="宋体" w:hAnsi="Times New Roman" w:cs="Times New Roman" w:hint="eastAsia"/>
          <w:sz w:val="21"/>
          <w:szCs w:val="21"/>
        </w:rPr>
        <w:t>降水</w:t>
      </w:r>
      <w:r w:rsidRPr="00B05D09">
        <w:rPr>
          <w:rFonts w:ascii="Times New Roman" w:eastAsia="宋体" w:hAnsi="Times New Roman" w:cs="Times New Roman"/>
          <w:sz w:val="21"/>
          <w:szCs w:val="21"/>
        </w:rPr>
        <w:t>数据缺失值占比图</w:t>
      </w:r>
    </w:p>
    <w:p w14:paraId="221F3038" w14:textId="7E4B4669" w:rsidR="00C530EA" w:rsidRDefault="004C6038" w:rsidP="007345FB">
      <w:pPr>
        <w:spacing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全球历史气候网络每日气候数据（</w:t>
      </w:r>
      <w:r w:rsidR="003876D8">
        <w:rPr>
          <w:rFonts w:ascii="Times New Roman" w:eastAsia="宋体" w:hAnsi="Times New Roman" w:cs="Times New Roman" w:hint="eastAsia"/>
          <w:sz w:val="21"/>
          <w:szCs w:val="21"/>
        </w:rPr>
        <w:t>GHCND</w:t>
      </w:r>
      <w:r>
        <w:rPr>
          <w:rFonts w:ascii="Times New Roman" w:eastAsia="宋体" w:hAnsi="Times New Roman" w:cs="Times New Roman" w:hint="eastAsia"/>
          <w:sz w:val="21"/>
          <w:szCs w:val="21"/>
        </w:rPr>
        <w:t>）</w:t>
      </w:r>
      <w:r w:rsidR="00143EC5">
        <w:rPr>
          <w:rFonts w:ascii="Times New Roman" w:eastAsia="宋体" w:hAnsi="Times New Roman" w:cs="Times New Roman" w:hint="eastAsia"/>
          <w:sz w:val="21"/>
          <w:szCs w:val="21"/>
        </w:rPr>
        <w:t>由美国国家环境信息中心</w:t>
      </w:r>
      <w:r w:rsidR="00143EC5">
        <w:rPr>
          <w:rFonts w:ascii="Times New Roman" w:eastAsia="宋体" w:hAnsi="Times New Roman" w:cs="Times New Roman" w:hint="eastAsia"/>
          <w:sz w:val="21"/>
          <w:szCs w:val="21"/>
        </w:rPr>
        <w:t>(NCEI)</w:t>
      </w:r>
      <w:r w:rsidR="00143EC5">
        <w:rPr>
          <w:rFonts w:ascii="Times New Roman" w:eastAsia="宋体" w:hAnsi="Times New Roman" w:cs="Times New Roman" w:hint="eastAsia"/>
          <w:sz w:val="21"/>
          <w:szCs w:val="21"/>
        </w:rPr>
        <w:t>下载得到，时间范围为</w:t>
      </w:r>
      <w:r w:rsidR="00143EC5">
        <w:rPr>
          <w:rFonts w:ascii="Times New Roman" w:eastAsia="宋体" w:hAnsi="Times New Roman" w:cs="Times New Roman" w:hint="eastAsia"/>
          <w:sz w:val="21"/>
          <w:szCs w:val="21"/>
        </w:rPr>
        <w:t>1980-2020</w:t>
      </w:r>
      <w:r w:rsidR="00143EC5">
        <w:rPr>
          <w:rFonts w:ascii="Times New Roman" w:eastAsia="宋体" w:hAnsi="Times New Roman" w:cs="Times New Roman" w:hint="eastAsia"/>
          <w:sz w:val="21"/>
          <w:szCs w:val="21"/>
        </w:rPr>
        <w:t>年</w:t>
      </w:r>
      <w:r w:rsidR="00E730ED">
        <w:rPr>
          <w:rFonts w:ascii="Times New Roman" w:eastAsia="宋体" w:hAnsi="Times New Roman" w:cs="Times New Roman" w:hint="eastAsia"/>
          <w:sz w:val="21"/>
          <w:szCs w:val="21"/>
        </w:rPr>
        <w:t>。</w:t>
      </w:r>
      <w:r w:rsidR="0040529A">
        <w:rPr>
          <w:rFonts w:ascii="Times New Roman" w:eastAsia="宋体" w:hAnsi="Times New Roman" w:cs="Times New Roman" w:hint="eastAsia"/>
          <w:sz w:val="21"/>
          <w:szCs w:val="21"/>
        </w:rPr>
        <w:t>从</w:t>
      </w:r>
      <w:r w:rsidR="00672D84" w:rsidRPr="00672D84">
        <w:rPr>
          <w:rFonts w:ascii="Times New Roman" w:eastAsia="宋体" w:hAnsi="Times New Roman" w:cs="Times New Roman"/>
          <w:sz w:val="21"/>
          <w:szCs w:val="21"/>
        </w:rPr>
        <w:t>NASA</w:t>
      </w:r>
      <w:r w:rsidR="00672D84" w:rsidRPr="00672D84">
        <w:rPr>
          <w:rFonts w:ascii="Times New Roman" w:eastAsia="宋体" w:hAnsi="Times New Roman" w:cs="Times New Roman"/>
          <w:sz w:val="21"/>
          <w:szCs w:val="21"/>
        </w:rPr>
        <w:t>官方网站（</w:t>
      </w:r>
      <w:r w:rsidR="00672D84" w:rsidRPr="00672D84">
        <w:rPr>
          <w:rFonts w:ascii="Times New Roman" w:eastAsia="宋体" w:hAnsi="Times New Roman" w:cs="Times New Roman"/>
          <w:sz w:val="21"/>
          <w:szCs w:val="21"/>
        </w:rPr>
        <w:t>https://gpm.nasa.gov/data-access/downloads/gpm</w:t>
      </w:r>
      <w:r w:rsidR="00672D84" w:rsidRPr="00672D84">
        <w:rPr>
          <w:rFonts w:ascii="Times New Roman" w:eastAsia="宋体" w:hAnsi="Times New Roman" w:cs="Times New Roman"/>
          <w:sz w:val="21"/>
          <w:szCs w:val="21"/>
        </w:rPr>
        <w:t>）</w:t>
      </w:r>
      <w:r w:rsidR="00672D84">
        <w:rPr>
          <w:rFonts w:ascii="Times New Roman" w:eastAsia="宋体" w:hAnsi="Times New Roman" w:cs="Times New Roman" w:hint="eastAsia"/>
          <w:sz w:val="21"/>
          <w:szCs w:val="21"/>
        </w:rPr>
        <w:t>获取</w:t>
      </w:r>
      <w:r w:rsidR="00143EC5">
        <w:rPr>
          <w:rFonts w:ascii="Times New Roman" w:eastAsia="宋体" w:hAnsi="Times New Roman" w:cs="Times New Roman" w:hint="eastAsia"/>
          <w:sz w:val="21"/>
          <w:szCs w:val="21"/>
        </w:rPr>
        <w:t>了</w:t>
      </w:r>
      <w:r w:rsidR="00C530EA" w:rsidRPr="00C530EA">
        <w:rPr>
          <w:rFonts w:ascii="Times New Roman" w:eastAsia="宋体" w:hAnsi="Times New Roman" w:cs="Times New Roman"/>
          <w:sz w:val="21"/>
          <w:szCs w:val="21"/>
        </w:rPr>
        <w:t>全球降水测量的多卫星综合反演（</w:t>
      </w:r>
      <w:r w:rsidR="00C530EA" w:rsidRPr="00C530EA">
        <w:rPr>
          <w:rFonts w:ascii="Times New Roman" w:eastAsia="宋体" w:hAnsi="Times New Roman" w:cs="Times New Roman"/>
          <w:sz w:val="21"/>
          <w:szCs w:val="21"/>
        </w:rPr>
        <w:t>Integrated Multi-Satellite Retrievals for Global Precipitation Measurement</w:t>
      </w:r>
      <w:r w:rsidR="00C530EA" w:rsidRPr="00C530EA">
        <w:rPr>
          <w:rFonts w:ascii="Times New Roman" w:eastAsia="宋体" w:hAnsi="Times New Roman" w:cs="Times New Roman"/>
          <w:sz w:val="21"/>
          <w:szCs w:val="21"/>
        </w:rPr>
        <w:t>，</w:t>
      </w:r>
      <w:r w:rsidR="00C530EA" w:rsidRPr="00C530EA">
        <w:rPr>
          <w:rFonts w:ascii="Times New Roman" w:eastAsia="宋体" w:hAnsi="Times New Roman" w:cs="Times New Roman"/>
          <w:sz w:val="21"/>
          <w:szCs w:val="21"/>
        </w:rPr>
        <w:t>IMERG</w:t>
      </w:r>
      <w:r w:rsidR="00C530EA" w:rsidRPr="00C530EA">
        <w:rPr>
          <w:rFonts w:ascii="Times New Roman" w:eastAsia="宋体" w:hAnsi="Times New Roman" w:cs="Times New Roman"/>
          <w:sz w:val="21"/>
          <w:szCs w:val="21"/>
        </w:rPr>
        <w:t>）的</w:t>
      </w:r>
      <w:r w:rsidR="00C530EA" w:rsidRPr="00C530EA">
        <w:rPr>
          <w:rFonts w:ascii="Times New Roman" w:eastAsia="宋体" w:hAnsi="Times New Roman" w:cs="Times New Roman"/>
          <w:sz w:val="21"/>
          <w:szCs w:val="21"/>
        </w:rPr>
        <w:t>final run</w:t>
      </w:r>
      <w:r w:rsidR="00C530EA" w:rsidRPr="00C530EA">
        <w:rPr>
          <w:rFonts w:ascii="Times New Roman" w:eastAsia="宋体" w:hAnsi="Times New Roman" w:cs="Times New Roman"/>
          <w:sz w:val="21"/>
          <w:szCs w:val="21"/>
        </w:rPr>
        <w:t>版本</w:t>
      </w:r>
      <w:r w:rsidR="00672D84">
        <w:rPr>
          <w:rFonts w:ascii="Times New Roman" w:eastAsia="宋体" w:hAnsi="Times New Roman" w:cs="Times New Roman" w:hint="eastAsia"/>
          <w:sz w:val="21"/>
          <w:szCs w:val="21"/>
        </w:rPr>
        <w:t>，</w:t>
      </w:r>
      <w:r w:rsidR="00143EC5">
        <w:rPr>
          <w:rFonts w:ascii="Times New Roman" w:eastAsia="宋体" w:hAnsi="Times New Roman" w:cs="Times New Roman" w:hint="eastAsia"/>
          <w:sz w:val="21"/>
          <w:szCs w:val="21"/>
        </w:rPr>
        <w:t>以及从</w:t>
      </w:r>
      <w:r w:rsidR="00143EC5" w:rsidRPr="00672D84">
        <w:rPr>
          <w:rFonts w:ascii="Times New Roman" w:eastAsia="宋体" w:hAnsi="Times New Roman" w:cs="Times New Roman"/>
          <w:sz w:val="21"/>
          <w:szCs w:val="21"/>
        </w:rPr>
        <w:t>(</w:t>
      </w:r>
      <w:hyperlink r:id="rId9" w:history="1">
        <w:r w:rsidR="00143EC5" w:rsidRPr="00075A3A">
          <w:rPr>
            <w:rStyle w:val="af"/>
            <w:rFonts w:ascii="Times New Roman" w:eastAsia="宋体" w:hAnsi="Times New Roman" w:cs="Times New Roman"/>
            <w:sz w:val="21"/>
            <w:szCs w:val="21"/>
          </w:rPr>
          <w:t>http://www.gloh2o.org/</w:t>
        </w:r>
      </w:hyperlink>
      <w:r w:rsidR="00143EC5" w:rsidRPr="00672D84">
        <w:rPr>
          <w:rFonts w:ascii="Times New Roman" w:eastAsia="宋体" w:hAnsi="Times New Roman" w:cs="Times New Roman"/>
          <w:sz w:val="21"/>
          <w:szCs w:val="21"/>
        </w:rPr>
        <w:t>)</w:t>
      </w:r>
      <w:r w:rsidR="00143EC5">
        <w:rPr>
          <w:rFonts w:ascii="Times New Roman" w:eastAsia="宋体" w:hAnsi="Times New Roman" w:cs="Times New Roman" w:hint="eastAsia"/>
          <w:sz w:val="21"/>
          <w:szCs w:val="21"/>
        </w:rPr>
        <w:t>下载的</w:t>
      </w:r>
      <w:r w:rsidR="00143EC5" w:rsidRPr="001C6E1B">
        <w:rPr>
          <w:rFonts w:ascii="Times New Roman" w:eastAsia="宋体" w:hAnsi="Times New Roman" w:cs="Times New Roman"/>
          <w:sz w:val="21"/>
          <w:szCs w:val="21"/>
        </w:rPr>
        <w:t>一种多源加权集成降水产品（</w:t>
      </w:r>
      <w:r w:rsidR="00143EC5" w:rsidRPr="001C6E1B">
        <w:rPr>
          <w:rFonts w:ascii="Times New Roman" w:eastAsia="宋体" w:hAnsi="Times New Roman" w:cs="Times New Roman"/>
          <w:sz w:val="21"/>
          <w:szCs w:val="21"/>
        </w:rPr>
        <w:t>Multi-source weighted-ensemble precipitation</w:t>
      </w:r>
      <w:r w:rsidR="00143EC5" w:rsidRPr="001C6E1B">
        <w:rPr>
          <w:rFonts w:ascii="Times New Roman" w:eastAsia="宋体" w:hAnsi="Times New Roman" w:cs="Times New Roman"/>
          <w:sz w:val="21"/>
          <w:szCs w:val="21"/>
        </w:rPr>
        <w:t>，</w:t>
      </w:r>
      <w:r w:rsidR="00143EC5" w:rsidRPr="001C6E1B">
        <w:rPr>
          <w:rFonts w:ascii="Times New Roman" w:eastAsia="宋体" w:hAnsi="Times New Roman" w:cs="Times New Roman"/>
          <w:sz w:val="21"/>
          <w:szCs w:val="21"/>
        </w:rPr>
        <w:t>MSWEP</w:t>
      </w:r>
      <w:r w:rsidR="00143EC5" w:rsidRPr="001C6E1B">
        <w:rPr>
          <w:rFonts w:ascii="Times New Roman" w:eastAsia="宋体" w:hAnsi="Times New Roman" w:cs="Times New Roman"/>
          <w:sz w:val="21"/>
          <w:szCs w:val="21"/>
        </w:rPr>
        <w:t>）</w:t>
      </w:r>
      <w:r w:rsidR="00143EC5">
        <w:rPr>
          <w:rFonts w:ascii="Times New Roman" w:eastAsia="宋体" w:hAnsi="Times New Roman" w:cs="Times New Roman" w:hint="eastAsia"/>
          <w:sz w:val="21"/>
          <w:szCs w:val="21"/>
        </w:rPr>
        <w:t>，使用（</w:t>
      </w:r>
      <w:r w:rsidR="00143EC5">
        <w:rPr>
          <w:rFonts w:ascii="Times New Roman" w:eastAsia="宋体" w:hAnsi="Times New Roman" w:cs="Times New Roman" w:hint="eastAsia"/>
          <w:sz w:val="21"/>
          <w:szCs w:val="21"/>
        </w:rPr>
        <w:t>MODIS</w:t>
      </w:r>
      <w:r w:rsidR="00143EC5">
        <w:rPr>
          <w:rFonts w:ascii="Times New Roman" w:eastAsia="宋体" w:hAnsi="Times New Roman" w:cs="Times New Roman" w:hint="eastAsia"/>
          <w:sz w:val="21"/>
          <w:szCs w:val="21"/>
        </w:rPr>
        <w:t>插值（引用那篇文献）），提取了中国气象台站</w:t>
      </w:r>
      <w:r w:rsidR="00672D84">
        <w:rPr>
          <w:rFonts w:ascii="Times New Roman" w:eastAsia="宋体" w:hAnsi="Times New Roman" w:cs="Times New Roman" w:hint="eastAsia"/>
          <w:sz w:val="21"/>
          <w:szCs w:val="21"/>
        </w:rPr>
        <w:t>2000</w:t>
      </w:r>
      <w:r w:rsidR="00143EC5">
        <w:rPr>
          <w:rFonts w:ascii="Times New Roman" w:eastAsia="宋体" w:hAnsi="Times New Roman" w:cs="Times New Roman" w:hint="eastAsia"/>
          <w:sz w:val="21"/>
          <w:szCs w:val="21"/>
        </w:rPr>
        <w:t xml:space="preserve"> </w:t>
      </w:r>
      <w:r w:rsidR="00672D84">
        <w:rPr>
          <w:rFonts w:ascii="Times New Roman" w:eastAsia="宋体" w:hAnsi="Times New Roman" w:cs="Times New Roman" w:hint="eastAsia"/>
          <w:sz w:val="21"/>
          <w:szCs w:val="21"/>
        </w:rPr>
        <w:t>-</w:t>
      </w:r>
      <w:r w:rsidR="00143EC5">
        <w:rPr>
          <w:rFonts w:ascii="Times New Roman" w:eastAsia="宋体" w:hAnsi="Times New Roman" w:cs="Times New Roman" w:hint="eastAsia"/>
          <w:sz w:val="21"/>
          <w:szCs w:val="21"/>
        </w:rPr>
        <w:t xml:space="preserve"> </w:t>
      </w:r>
      <w:r w:rsidR="00672D84">
        <w:rPr>
          <w:rFonts w:ascii="Times New Roman" w:eastAsia="宋体" w:hAnsi="Times New Roman" w:cs="Times New Roman" w:hint="eastAsia"/>
          <w:sz w:val="21"/>
          <w:szCs w:val="21"/>
        </w:rPr>
        <w:t>2020</w:t>
      </w:r>
      <w:r w:rsidR="00672D84">
        <w:rPr>
          <w:rFonts w:ascii="Times New Roman" w:eastAsia="宋体" w:hAnsi="Times New Roman" w:cs="Times New Roman" w:hint="eastAsia"/>
          <w:sz w:val="21"/>
          <w:szCs w:val="21"/>
        </w:rPr>
        <w:t>年</w:t>
      </w:r>
      <w:r w:rsidR="00143EC5">
        <w:rPr>
          <w:rFonts w:ascii="Times New Roman" w:eastAsia="宋体" w:hAnsi="Times New Roman" w:cs="Times New Roman" w:hint="eastAsia"/>
          <w:sz w:val="21"/>
          <w:szCs w:val="21"/>
        </w:rPr>
        <w:t>内</w:t>
      </w:r>
      <w:r w:rsidR="00A1769C">
        <w:rPr>
          <w:rFonts w:ascii="Times New Roman" w:eastAsia="宋体" w:hAnsi="Times New Roman" w:cs="Times New Roman" w:hint="eastAsia"/>
          <w:sz w:val="21"/>
          <w:szCs w:val="21"/>
        </w:rPr>
        <w:t>时间分辨率为</w:t>
      </w:r>
      <w:r w:rsidR="00A1769C">
        <w:rPr>
          <w:rFonts w:ascii="Times New Roman" w:eastAsia="宋体" w:hAnsi="Times New Roman" w:cs="Times New Roman" w:hint="eastAsia"/>
          <w:sz w:val="21"/>
          <w:szCs w:val="21"/>
        </w:rPr>
        <w:t>1</w:t>
      </w:r>
      <w:r w:rsidR="00A1769C">
        <w:rPr>
          <w:rFonts w:ascii="Times New Roman" w:eastAsia="宋体" w:hAnsi="Times New Roman" w:cs="Times New Roman" w:hint="eastAsia"/>
          <w:sz w:val="21"/>
          <w:szCs w:val="21"/>
        </w:rPr>
        <w:t>天</w:t>
      </w:r>
      <w:r w:rsidR="00143EC5">
        <w:rPr>
          <w:rFonts w:ascii="Times New Roman" w:eastAsia="宋体" w:hAnsi="Times New Roman" w:cs="Times New Roman" w:hint="eastAsia"/>
          <w:sz w:val="21"/>
          <w:szCs w:val="21"/>
        </w:rPr>
        <w:t>，空间分辨率为</w:t>
      </w:r>
      <w:r w:rsidR="007712F8">
        <w:rPr>
          <w:rFonts w:ascii="Times New Roman" w:eastAsia="宋体" w:hAnsi="Times New Roman" w:cs="Times New Roman" w:hint="eastAsia"/>
          <w:sz w:val="21"/>
          <w:szCs w:val="21"/>
        </w:rPr>
        <w:t>0.</w:t>
      </w:r>
      <w:r w:rsidR="00143EC5">
        <w:rPr>
          <w:rFonts w:ascii="Times New Roman" w:eastAsia="宋体" w:hAnsi="Times New Roman" w:cs="Times New Roman" w:hint="eastAsia"/>
          <w:sz w:val="21"/>
          <w:szCs w:val="21"/>
        </w:rPr>
        <w:t>1</w:t>
      </w:r>
      <w:r w:rsidR="00143EC5">
        <w:rPr>
          <w:rFonts w:ascii="Times New Roman" w:eastAsia="宋体" w:hAnsi="Times New Roman" w:cs="Times New Roman" w:hint="eastAsia"/>
          <w:sz w:val="21"/>
          <w:szCs w:val="21"/>
        </w:rPr>
        <w:t>°的</w:t>
      </w:r>
      <w:r w:rsidR="00143EC5">
        <w:rPr>
          <w:rFonts w:ascii="Times New Roman" w:eastAsia="宋体" w:hAnsi="Times New Roman" w:cs="Times New Roman" w:hint="eastAsia"/>
          <w:sz w:val="21"/>
          <w:szCs w:val="21"/>
        </w:rPr>
        <w:t>IMERG</w:t>
      </w:r>
      <w:r w:rsidR="00143EC5">
        <w:rPr>
          <w:rFonts w:ascii="Times New Roman" w:eastAsia="宋体" w:hAnsi="Times New Roman" w:cs="Times New Roman" w:hint="eastAsia"/>
          <w:sz w:val="21"/>
          <w:szCs w:val="21"/>
        </w:rPr>
        <w:t>降水数据和</w:t>
      </w:r>
      <w:r w:rsidR="00143EC5">
        <w:rPr>
          <w:rFonts w:ascii="Times New Roman" w:eastAsia="宋体" w:hAnsi="Times New Roman" w:cs="Times New Roman" w:hint="eastAsia"/>
          <w:sz w:val="21"/>
          <w:szCs w:val="21"/>
        </w:rPr>
        <w:t xml:space="preserve"> 1980 - 2020</w:t>
      </w:r>
      <w:r w:rsidR="00143EC5">
        <w:rPr>
          <w:rFonts w:ascii="Times New Roman" w:eastAsia="宋体" w:hAnsi="Times New Roman" w:cs="Times New Roman" w:hint="eastAsia"/>
          <w:sz w:val="21"/>
          <w:szCs w:val="21"/>
        </w:rPr>
        <w:t>年内时间分辨率为</w:t>
      </w:r>
      <w:r w:rsidR="00143EC5">
        <w:rPr>
          <w:rFonts w:ascii="Times New Roman" w:eastAsia="宋体" w:hAnsi="Times New Roman" w:cs="Times New Roman" w:hint="eastAsia"/>
          <w:sz w:val="21"/>
          <w:szCs w:val="21"/>
        </w:rPr>
        <w:t>1</w:t>
      </w:r>
      <w:r w:rsidR="00143EC5">
        <w:rPr>
          <w:rFonts w:ascii="Times New Roman" w:eastAsia="宋体" w:hAnsi="Times New Roman" w:cs="Times New Roman" w:hint="eastAsia"/>
          <w:sz w:val="21"/>
          <w:szCs w:val="21"/>
        </w:rPr>
        <w:t>天，空间分辨率</w:t>
      </w:r>
      <w:r w:rsidR="00143EC5">
        <w:rPr>
          <w:rFonts w:ascii="Times New Roman" w:eastAsia="宋体" w:hAnsi="Times New Roman" w:cs="Times New Roman" w:hint="eastAsia"/>
          <w:sz w:val="21"/>
          <w:szCs w:val="21"/>
        </w:rPr>
        <w:lastRenderedPageBreak/>
        <w:t>为</w:t>
      </w:r>
      <w:r w:rsidR="007712F8">
        <w:rPr>
          <w:rFonts w:ascii="Times New Roman" w:eastAsia="宋体" w:hAnsi="Times New Roman" w:cs="Times New Roman" w:hint="eastAsia"/>
          <w:sz w:val="21"/>
          <w:szCs w:val="21"/>
        </w:rPr>
        <w:t>0.</w:t>
      </w:r>
      <w:r w:rsidR="00143EC5">
        <w:rPr>
          <w:rFonts w:ascii="Times New Roman" w:eastAsia="宋体" w:hAnsi="Times New Roman" w:cs="Times New Roman" w:hint="eastAsia"/>
          <w:sz w:val="21"/>
          <w:szCs w:val="21"/>
        </w:rPr>
        <w:t>1</w:t>
      </w:r>
      <w:r w:rsidR="00143EC5">
        <w:rPr>
          <w:rFonts w:ascii="Times New Roman" w:eastAsia="宋体" w:hAnsi="Times New Roman" w:cs="Times New Roman" w:hint="eastAsia"/>
          <w:sz w:val="21"/>
          <w:szCs w:val="21"/>
        </w:rPr>
        <w:t>°的</w:t>
      </w:r>
      <w:r w:rsidR="00143EC5">
        <w:rPr>
          <w:rFonts w:ascii="Times New Roman" w:eastAsia="宋体" w:hAnsi="Times New Roman" w:cs="Times New Roman" w:hint="eastAsia"/>
          <w:sz w:val="21"/>
          <w:szCs w:val="21"/>
        </w:rPr>
        <w:t>MSWE</w:t>
      </w:r>
      <w:r w:rsidR="00C05B65">
        <w:rPr>
          <w:rFonts w:ascii="Times New Roman" w:eastAsia="宋体" w:hAnsi="Times New Roman" w:cs="Times New Roman" w:hint="eastAsia"/>
          <w:sz w:val="21"/>
          <w:szCs w:val="21"/>
        </w:rPr>
        <w:t>P</w:t>
      </w:r>
      <w:r w:rsidR="00143EC5">
        <w:rPr>
          <w:rFonts w:ascii="Times New Roman" w:eastAsia="宋体" w:hAnsi="Times New Roman" w:cs="Times New Roman" w:hint="eastAsia"/>
          <w:sz w:val="21"/>
          <w:szCs w:val="21"/>
        </w:rPr>
        <w:t>降水数据。</w:t>
      </w:r>
    </w:p>
    <w:p w14:paraId="3FEDAC80" w14:textId="7A8C0C94" w:rsidR="00056062" w:rsidRDefault="00D32178" w:rsidP="005248AF">
      <w:pPr>
        <w:pStyle w:val="1"/>
        <w:spacing w:line="360" w:lineRule="auto"/>
        <w:rPr>
          <w:rFonts w:ascii="宋体" w:eastAsia="宋体" w:hAnsi="宋体" w:cs="Times New Roman" w:hint="eastAsia"/>
          <w:sz w:val="28"/>
          <w:szCs w:val="28"/>
        </w:rPr>
      </w:pPr>
      <w:r w:rsidRPr="00D32178">
        <w:rPr>
          <w:rFonts w:ascii="宋体" w:eastAsia="宋体" w:hAnsi="宋体" w:cs="Times New Roman" w:hint="eastAsia"/>
          <w:sz w:val="28"/>
          <w:szCs w:val="28"/>
        </w:rPr>
        <w:t xml:space="preserve">2 </w:t>
      </w:r>
      <w:r w:rsidR="00032D7A">
        <w:rPr>
          <w:rFonts w:ascii="宋体" w:eastAsia="宋体" w:hAnsi="宋体" w:cs="Times New Roman" w:hint="eastAsia"/>
          <w:sz w:val="28"/>
          <w:szCs w:val="28"/>
        </w:rPr>
        <w:t>方法</w:t>
      </w:r>
    </w:p>
    <w:p w14:paraId="5BEEB6B3" w14:textId="74C7528C" w:rsidR="0005598E" w:rsidRPr="00B05D09" w:rsidRDefault="0005598E" w:rsidP="0005598E">
      <w:pPr>
        <w:pStyle w:val="2"/>
        <w:spacing w:line="360" w:lineRule="auto"/>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2.1</w:t>
      </w:r>
      <w:r w:rsidR="00F50751">
        <w:rPr>
          <w:rFonts w:ascii="Times New Roman" w:eastAsia="宋体" w:hAnsi="Times New Roman" w:cs="Times New Roman" w:hint="eastAsia"/>
          <w:b w:val="0"/>
          <w:bCs w:val="0"/>
          <w:sz w:val="21"/>
          <w:szCs w:val="21"/>
        </w:rPr>
        <w:t xml:space="preserve"> </w:t>
      </w:r>
      <w:r w:rsidRPr="00B05D09">
        <w:rPr>
          <w:rFonts w:ascii="Times New Roman" w:eastAsia="宋体" w:hAnsi="Times New Roman" w:cs="Times New Roman"/>
          <w:b w:val="0"/>
          <w:bCs w:val="0"/>
          <w:sz w:val="21"/>
          <w:szCs w:val="21"/>
        </w:rPr>
        <w:t>数据质量判断</w:t>
      </w:r>
    </w:p>
    <w:p w14:paraId="08FDE903" w14:textId="63C857C4" w:rsidR="0005598E" w:rsidRPr="00B05D09" w:rsidRDefault="0005598E" w:rsidP="001F7733">
      <w:pPr>
        <w:spacing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质量控制的目的是有效检测数据集中隐藏的错误数据，从而获得基本正确可靠的资料。针对不同表现形式的错误数据，需采取相应的检测技术。因此，质量控制技术方案的制定必须深入数据内部，了解数据本身的规律及由各种因素引起的错误数据表现形式。基于对错误数据表现形式及相关质量控制技术文献的调研，确定了图</w:t>
      </w:r>
      <w:r w:rsidRPr="00B05D09">
        <w:rPr>
          <w:rFonts w:ascii="Times New Roman" w:eastAsia="宋体" w:hAnsi="Times New Roman" w:cs="Times New Roman"/>
          <w:sz w:val="21"/>
          <w:szCs w:val="21"/>
        </w:rPr>
        <w:t>1</w:t>
      </w:r>
      <w:r w:rsidRPr="00B05D09">
        <w:rPr>
          <w:rFonts w:ascii="Times New Roman" w:eastAsia="宋体" w:hAnsi="Times New Roman" w:cs="Times New Roman"/>
          <w:sz w:val="21"/>
          <w:szCs w:val="21"/>
        </w:rPr>
        <w:t>所示的</w:t>
      </w:r>
      <w:r w:rsidR="001F7733">
        <w:rPr>
          <w:rFonts w:ascii="Times New Roman" w:eastAsia="宋体" w:hAnsi="Times New Roman" w:cs="Times New Roman" w:hint="eastAsia"/>
          <w:sz w:val="21"/>
          <w:szCs w:val="21"/>
        </w:rPr>
        <w:t>中国</w:t>
      </w:r>
      <w:r w:rsidRPr="00B05D09">
        <w:rPr>
          <w:rFonts w:ascii="Times New Roman" w:eastAsia="宋体" w:hAnsi="Times New Roman" w:cs="Times New Roman"/>
          <w:sz w:val="21"/>
          <w:szCs w:val="21"/>
        </w:rPr>
        <w:t>气象站数据质量控制的基本思路，涵盖基本完整性检查、异常值检查、内部一致性检查、空间一致性检查及超一致性检查等，每种检查又包含多项控制方式</w:t>
      </w:r>
      <w:r w:rsidR="0038147A">
        <w:rPr>
          <w:rFonts w:ascii="Times New Roman" w:eastAsia="宋体" w:hAnsi="Times New Roman" w:cs="Times New Roman" w:hint="eastAsia"/>
          <w:sz w:val="21"/>
          <w:szCs w:val="21"/>
        </w:rPr>
        <w:t>，本文涉及</w:t>
      </w:r>
      <w:r w:rsidR="0038147A">
        <w:rPr>
          <w:rFonts w:ascii="Times New Roman" w:eastAsia="宋体" w:hAnsi="Times New Roman" w:cs="Times New Roman" w:hint="eastAsia"/>
          <w:sz w:val="21"/>
          <w:szCs w:val="21"/>
        </w:rPr>
        <w:t>10</w:t>
      </w:r>
      <w:r w:rsidR="0038147A">
        <w:rPr>
          <w:rFonts w:ascii="Times New Roman" w:eastAsia="宋体" w:hAnsi="Times New Roman" w:cs="Times New Roman" w:hint="eastAsia"/>
          <w:sz w:val="21"/>
          <w:szCs w:val="21"/>
        </w:rPr>
        <w:t>种质量控制</w:t>
      </w:r>
      <w:r w:rsidR="00A41DAC">
        <w:rPr>
          <w:rFonts w:ascii="Times New Roman" w:eastAsia="宋体" w:hAnsi="Times New Roman" w:cs="Times New Roman" w:hint="eastAsia"/>
          <w:sz w:val="21"/>
          <w:szCs w:val="21"/>
        </w:rPr>
        <w:t>方式</w:t>
      </w:r>
      <w:r w:rsidRPr="00B05D09">
        <w:rPr>
          <w:rFonts w:ascii="Times New Roman" w:eastAsia="宋体" w:hAnsi="Times New Roman" w:cs="Times New Roman"/>
          <w:sz w:val="21"/>
          <w:szCs w:val="21"/>
        </w:rPr>
        <w:t>。通过质量控制的每个观测数据给出表示该数据的质量状况的信息以便提供参考。质量判断过程中用质量控制码（</w:t>
      </w:r>
      <w:r w:rsidRPr="00B05D09">
        <w:rPr>
          <w:rFonts w:ascii="Times New Roman" w:eastAsia="宋体" w:hAnsi="Times New Roman" w:cs="Times New Roman"/>
          <w:sz w:val="21"/>
          <w:szCs w:val="21"/>
        </w:rPr>
        <w:t>QC</w:t>
      </w:r>
      <w:r w:rsidRPr="00B05D09">
        <w:rPr>
          <w:rFonts w:ascii="Times New Roman" w:eastAsia="宋体" w:hAnsi="Times New Roman" w:cs="Times New Roman"/>
          <w:sz w:val="21"/>
          <w:szCs w:val="21"/>
        </w:rPr>
        <w:t>码）表示数据的质量状况。本质量控制为顺序质量控制，质量控制过程中按图</w:t>
      </w:r>
      <w:r w:rsidRPr="00B05D09">
        <w:rPr>
          <w:rFonts w:ascii="Times New Roman" w:eastAsia="宋体" w:hAnsi="Times New Roman" w:cs="Times New Roman"/>
          <w:sz w:val="21"/>
          <w:szCs w:val="21"/>
        </w:rPr>
        <w:t xml:space="preserve">2 </w:t>
      </w:r>
      <w:r w:rsidRPr="00B05D09">
        <w:rPr>
          <w:rFonts w:ascii="Times New Roman" w:eastAsia="宋体" w:hAnsi="Times New Roman" w:cs="Times New Roman"/>
          <w:sz w:val="21"/>
          <w:szCs w:val="21"/>
        </w:rPr>
        <w:t>的流程进行质量控制，质量控制码初始值</w:t>
      </w:r>
      <w:r w:rsidRPr="00B05D09">
        <w:rPr>
          <w:rFonts w:ascii="Times New Roman" w:eastAsia="宋体" w:hAnsi="Times New Roman" w:cs="Times New Roman"/>
          <w:sz w:val="21"/>
          <w:szCs w:val="21"/>
        </w:rPr>
        <w:t>QC = 1</w:t>
      </w:r>
      <w:r w:rsidRPr="00B05D09">
        <w:rPr>
          <w:rFonts w:ascii="Times New Roman" w:eastAsia="宋体" w:hAnsi="Times New Roman" w:cs="Times New Roman"/>
          <w:sz w:val="21"/>
          <w:szCs w:val="21"/>
        </w:rPr>
        <w:t>，每通过一种质量判断就赋值控制码为</w:t>
      </w:r>
      <w:r w:rsidRPr="00B05D09">
        <w:rPr>
          <w:rFonts w:ascii="Times New Roman" w:eastAsia="宋体" w:hAnsi="Times New Roman" w:cs="Times New Roman"/>
          <w:sz w:val="21"/>
          <w:szCs w:val="21"/>
        </w:rPr>
        <w:t>1</w:t>
      </w:r>
      <w:r w:rsidRPr="00B05D09">
        <w:rPr>
          <w:rFonts w:ascii="Times New Roman" w:eastAsia="宋体" w:hAnsi="Times New Roman" w:cs="Times New Roman"/>
          <w:sz w:val="21"/>
          <w:szCs w:val="21"/>
        </w:rPr>
        <w:t>，继续进行下一个判断，否则赋值为右侧的</w:t>
      </w:r>
      <w:r w:rsidRPr="00B05D09">
        <w:rPr>
          <w:rFonts w:ascii="Times New Roman" w:eastAsia="宋体" w:hAnsi="Times New Roman" w:cs="Times New Roman"/>
          <w:sz w:val="21"/>
          <w:szCs w:val="21"/>
        </w:rPr>
        <w:t>QC</w:t>
      </w:r>
      <w:r w:rsidRPr="00B05D09">
        <w:rPr>
          <w:rFonts w:ascii="Times New Roman" w:eastAsia="宋体" w:hAnsi="Times New Roman" w:cs="Times New Roman"/>
          <w:sz w:val="21"/>
          <w:szCs w:val="21"/>
        </w:rPr>
        <w:t>码，所有条件判断完成后，将</w:t>
      </w:r>
      <w:r w:rsidRPr="00B05D09">
        <w:rPr>
          <w:rFonts w:ascii="Times New Roman" w:eastAsia="宋体" w:hAnsi="Times New Roman" w:cs="Times New Roman"/>
          <w:sz w:val="21"/>
          <w:szCs w:val="21"/>
        </w:rPr>
        <w:t>QC</w:t>
      </w:r>
      <w:r w:rsidRPr="00B05D09">
        <w:rPr>
          <w:rFonts w:ascii="Times New Roman" w:eastAsia="宋体" w:hAnsi="Times New Roman" w:cs="Times New Roman"/>
          <w:sz w:val="21"/>
          <w:szCs w:val="21"/>
        </w:rPr>
        <w:t>码不为</w:t>
      </w:r>
      <w:r w:rsidRPr="00B05D09">
        <w:rPr>
          <w:rFonts w:ascii="Times New Roman" w:eastAsia="宋体" w:hAnsi="Times New Roman" w:cs="Times New Roman"/>
          <w:sz w:val="21"/>
          <w:szCs w:val="21"/>
        </w:rPr>
        <w:t>1</w:t>
      </w:r>
      <w:r w:rsidRPr="00B05D09">
        <w:rPr>
          <w:rFonts w:ascii="Times New Roman" w:eastAsia="宋体" w:hAnsi="Times New Roman" w:cs="Times New Roman"/>
          <w:sz w:val="21"/>
          <w:szCs w:val="21"/>
        </w:rPr>
        <w:t>的结果赋值为</w:t>
      </w:r>
      <w:r w:rsidRPr="00B05D09">
        <w:rPr>
          <w:rFonts w:ascii="Times New Roman" w:eastAsia="宋体" w:hAnsi="Times New Roman" w:cs="Times New Roman"/>
          <w:sz w:val="21"/>
          <w:szCs w:val="21"/>
        </w:rPr>
        <w:t>0</w:t>
      </w:r>
      <w:r w:rsidRPr="00B05D09">
        <w:rPr>
          <w:rFonts w:ascii="Times New Roman" w:eastAsia="宋体" w:hAnsi="Times New Roman" w:cs="Times New Roman"/>
          <w:sz w:val="21"/>
          <w:szCs w:val="21"/>
        </w:rPr>
        <w:t>，最后将二进制结果转换为</w:t>
      </w:r>
      <w:r w:rsidRPr="00B05D09">
        <w:rPr>
          <w:rFonts w:ascii="Times New Roman" w:eastAsia="宋体" w:hAnsi="Times New Roman" w:cs="Times New Roman"/>
          <w:sz w:val="21"/>
          <w:szCs w:val="21"/>
        </w:rPr>
        <w:t>10</w:t>
      </w:r>
      <w:r w:rsidRPr="00B05D09">
        <w:rPr>
          <w:rFonts w:ascii="Times New Roman" w:eastAsia="宋体" w:hAnsi="Times New Roman" w:cs="Times New Roman"/>
          <w:sz w:val="21"/>
          <w:szCs w:val="21"/>
        </w:rPr>
        <w:t>进制输出。</w:t>
      </w:r>
    </w:p>
    <w:p w14:paraId="0FE0DB74" w14:textId="77777777" w:rsidR="0005598E" w:rsidRPr="00B05D09" w:rsidRDefault="0005598E" w:rsidP="0005598E">
      <w:pPr>
        <w:spacing w:line="360" w:lineRule="auto"/>
        <w:jc w:val="center"/>
        <w:rPr>
          <w:rFonts w:ascii="Times New Roman" w:eastAsia="宋体" w:hAnsi="Times New Roman" w:cs="Times New Roman"/>
          <w:sz w:val="21"/>
          <w:szCs w:val="21"/>
        </w:rPr>
      </w:pPr>
      <w:r w:rsidRPr="00B05D09">
        <w:rPr>
          <w:rFonts w:ascii="Times New Roman" w:eastAsia="宋体" w:hAnsi="Times New Roman" w:cs="Times New Roman"/>
          <w:noProof/>
          <w:sz w:val="21"/>
          <w:szCs w:val="21"/>
        </w:rPr>
        <w:drawing>
          <wp:inline distT="0" distB="0" distL="0" distR="0" wp14:anchorId="144FE86C" wp14:editId="5894314D">
            <wp:extent cx="2317836" cy="3388658"/>
            <wp:effectExtent l="0" t="0" r="6350" b="2540"/>
            <wp:docPr id="168065030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333107" cy="3410984"/>
                    </a:xfrm>
                    <a:prstGeom prst="rect">
                      <a:avLst/>
                    </a:prstGeom>
                    <a:noFill/>
                    <a:ln>
                      <a:noFill/>
                    </a:ln>
                  </pic:spPr>
                </pic:pic>
              </a:graphicData>
            </a:graphic>
          </wp:inline>
        </w:drawing>
      </w:r>
    </w:p>
    <w:p w14:paraId="728E6612" w14:textId="484607CC" w:rsidR="0005598E" w:rsidRPr="00111504" w:rsidRDefault="0005598E" w:rsidP="00111504">
      <w:pPr>
        <w:spacing w:line="360" w:lineRule="auto"/>
        <w:jc w:val="center"/>
        <w:rPr>
          <w:rFonts w:ascii="Times New Roman" w:eastAsia="宋体" w:hAnsi="Times New Roman" w:cs="Times New Roman"/>
          <w:sz w:val="21"/>
          <w:szCs w:val="21"/>
        </w:rPr>
      </w:pPr>
      <w:r w:rsidRPr="00B05D09">
        <w:rPr>
          <w:rFonts w:ascii="Times New Roman" w:eastAsia="宋体" w:hAnsi="Times New Roman" w:cs="Times New Roman"/>
          <w:sz w:val="21"/>
          <w:szCs w:val="21"/>
        </w:rPr>
        <w:t>图</w:t>
      </w:r>
      <w:r w:rsidR="00111504">
        <w:rPr>
          <w:rFonts w:ascii="Times New Roman" w:eastAsia="宋体" w:hAnsi="Times New Roman" w:cs="Times New Roman" w:hint="eastAsia"/>
          <w:sz w:val="21"/>
          <w:szCs w:val="21"/>
        </w:rPr>
        <w:t>2</w:t>
      </w:r>
      <w:r w:rsidRPr="00B05D09">
        <w:rPr>
          <w:rFonts w:ascii="Times New Roman" w:eastAsia="宋体" w:hAnsi="Times New Roman" w:cs="Times New Roman"/>
          <w:sz w:val="21"/>
          <w:szCs w:val="21"/>
        </w:rPr>
        <w:t xml:space="preserve"> </w:t>
      </w:r>
      <w:r w:rsidRPr="00B05D09">
        <w:rPr>
          <w:rFonts w:ascii="Times New Roman" w:eastAsia="宋体" w:hAnsi="Times New Roman" w:cs="Times New Roman"/>
          <w:sz w:val="21"/>
          <w:szCs w:val="21"/>
        </w:rPr>
        <w:t>质量控制流程图</w:t>
      </w:r>
    </w:p>
    <w:p w14:paraId="25856AD4" w14:textId="7F4DEDBD" w:rsidR="00032D7A" w:rsidRPr="00E47F6B" w:rsidRDefault="00032D7A" w:rsidP="005248AF">
      <w:pPr>
        <w:pStyle w:val="2"/>
        <w:spacing w:line="360" w:lineRule="auto"/>
        <w:rPr>
          <w:rFonts w:ascii="宋体" w:eastAsia="宋体" w:hAnsi="宋体" w:hint="eastAsia"/>
          <w:b w:val="0"/>
          <w:bCs w:val="0"/>
          <w:sz w:val="21"/>
          <w:szCs w:val="21"/>
        </w:rPr>
      </w:pPr>
      <w:r>
        <w:rPr>
          <w:rFonts w:ascii="宋体" w:eastAsia="宋体" w:hAnsi="宋体" w:hint="eastAsia"/>
          <w:b w:val="0"/>
          <w:bCs w:val="0"/>
          <w:sz w:val="21"/>
          <w:szCs w:val="21"/>
        </w:rPr>
        <w:lastRenderedPageBreak/>
        <w:t>2.</w:t>
      </w:r>
      <w:r w:rsidR="0005598E">
        <w:rPr>
          <w:rFonts w:ascii="宋体" w:eastAsia="宋体" w:hAnsi="宋体" w:hint="eastAsia"/>
          <w:b w:val="0"/>
          <w:bCs w:val="0"/>
          <w:sz w:val="21"/>
          <w:szCs w:val="21"/>
        </w:rPr>
        <w:t>2</w:t>
      </w:r>
      <w:r w:rsidR="00336A07">
        <w:rPr>
          <w:rFonts w:ascii="宋体" w:eastAsia="宋体" w:hAnsi="宋体" w:hint="eastAsia"/>
          <w:b w:val="0"/>
          <w:bCs w:val="0"/>
          <w:sz w:val="21"/>
          <w:szCs w:val="21"/>
        </w:rPr>
        <w:t xml:space="preserve"> </w:t>
      </w:r>
      <w:r w:rsidRPr="00E47F6B">
        <w:rPr>
          <w:rFonts w:ascii="宋体" w:eastAsia="宋体" w:hAnsi="宋体"/>
          <w:b w:val="0"/>
          <w:bCs w:val="0"/>
          <w:sz w:val="21"/>
          <w:szCs w:val="21"/>
        </w:rPr>
        <w:t>多项式朴素贝叶斯分类</w:t>
      </w:r>
      <w:r w:rsidRPr="00E47F6B">
        <w:rPr>
          <w:rFonts w:ascii="宋体" w:eastAsia="宋体" w:hAnsi="宋体" w:hint="eastAsia"/>
          <w:b w:val="0"/>
          <w:bCs w:val="0"/>
          <w:sz w:val="21"/>
          <w:szCs w:val="21"/>
        </w:rPr>
        <w:t>与泛克里金插值</w:t>
      </w:r>
    </w:p>
    <w:p w14:paraId="0A600BF4" w14:textId="2DBD50DA" w:rsidR="00032D7A" w:rsidRDefault="0044396D" w:rsidP="005248AF">
      <w:pPr>
        <w:pStyle w:val="3"/>
        <w:spacing w:line="360" w:lineRule="auto"/>
        <w:rPr>
          <w:rFonts w:ascii="宋体" w:eastAsia="宋体" w:hAnsi="宋体" w:hint="eastAsia"/>
          <w:b w:val="0"/>
          <w:bCs w:val="0"/>
          <w:sz w:val="21"/>
          <w:szCs w:val="21"/>
        </w:rPr>
      </w:pPr>
      <w:r>
        <w:rPr>
          <w:rFonts w:ascii="宋体" w:eastAsia="宋体" w:hAnsi="宋体" w:hint="eastAsia"/>
          <w:b w:val="0"/>
          <w:bCs w:val="0"/>
          <w:sz w:val="21"/>
          <w:szCs w:val="21"/>
        </w:rPr>
        <w:t xml:space="preserve">2.2.1 </w:t>
      </w:r>
      <w:r w:rsidR="00032D7A" w:rsidRPr="00E47F6B">
        <w:rPr>
          <w:rFonts w:ascii="宋体" w:eastAsia="宋体" w:hAnsi="宋体" w:hint="eastAsia"/>
          <w:b w:val="0"/>
          <w:bCs w:val="0"/>
          <w:sz w:val="21"/>
          <w:szCs w:val="21"/>
        </w:rPr>
        <w:t>朴素贝叶斯分类</w:t>
      </w:r>
    </w:p>
    <w:p w14:paraId="21B74751" w14:textId="1875C63E" w:rsidR="00032D7A" w:rsidRPr="00034EE6" w:rsidRDefault="00E26137" w:rsidP="005248AF">
      <w:pPr>
        <w:spacing w:line="360" w:lineRule="auto"/>
        <w:jc w:val="both"/>
        <w:rPr>
          <w:rFonts w:ascii="宋体" w:eastAsia="宋体" w:hAnsi="宋体" w:cstheme="majorBidi" w:hint="eastAsia"/>
          <w:sz w:val="21"/>
          <w:szCs w:val="21"/>
        </w:rPr>
      </w:pPr>
      <w:bookmarkStart w:id="1" w:name="_Hlk183799408"/>
      <w:r>
        <w:tab/>
      </w:r>
      <w:r w:rsidRPr="00D87ADA">
        <w:rPr>
          <w:rFonts w:ascii="Times New Roman" w:eastAsia="宋体" w:hAnsi="Times New Roman" w:cs="Times New Roman" w:hint="eastAsia"/>
          <w:sz w:val="21"/>
          <w:szCs w:val="21"/>
        </w:rPr>
        <w:t>朴素贝叶斯分类器</w:t>
      </w:r>
      <w:r w:rsidRPr="00D87ADA">
        <w:rPr>
          <w:rFonts w:ascii="Times New Roman" w:eastAsia="宋体" w:hAnsi="Times New Roman" w:cs="Times New Roman" w:hint="eastAsia"/>
          <w:sz w:val="21"/>
          <w:szCs w:val="21"/>
        </w:rPr>
        <w:t>(</w:t>
      </w:r>
      <w:r w:rsidRPr="00D87ADA">
        <w:rPr>
          <w:rFonts w:ascii="Times New Roman" w:eastAsia="宋体" w:hAnsi="Times New Roman" w:cs="Times New Roman"/>
          <w:sz w:val="21"/>
          <w:szCs w:val="21"/>
        </w:rPr>
        <w:t>Naive Bayesian</w:t>
      </w:r>
      <w:r w:rsidR="00D87ADA">
        <w:rPr>
          <w:rFonts w:ascii="Times New Roman" w:eastAsia="宋体" w:hAnsi="Times New Roman" w:cs="Times New Roman" w:hint="eastAsia"/>
          <w:sz w:val="21"/>
          <w:szCs w:val="21"/>
        </w:rPr>
        <w:t xml:space="preserve"> </w:t>
      </w:r>
      <w:r w:rsidRPr="00D87ADA">
        <w:rPr>
          <w:rFonts w:ascii="Times New Roman" w:eastAsia="宋体" w:hAnsi="Times New Roman" w:cs="Times New Roman"/>
          <w:sz w:val="21"/>
          <w:szCs w:val="21"/>
        </w:rPr>
        <w:t>Classifier</w:t>
      </w:r>
      <w:r w:rsidR="00A41DAC">
        <w:rPr>
          <w:rFonts w:ascii="Times New Roman" w:eastAsia="宋体" w:hAnsi="Times New Roman" w:cs="Times New Roman" w:hint="eastAsia"/>
          <w:sz w:val="21"/>
          <w:szCs w:val="21"/>
        </w:rPr>
        <w:t xml:space="preserve"> </w:t>
      </w:r>
      <w:r w:rsidRPr="00D87ADA">
        <w:rPr>
          <w:rFonts w:ascii="Times New Roman" w:eastAsia="宋体" w:hAnsi="Times New Roman" w:cs="Times New Roman"/>
          <w:sz w:val="21"/>
          <w:szCs w:val="21"/>
        </w:rPr>
        <w:t>,</w:t>
      </w:r>
      <w:r w:rsidR="00A41DAC">
        <w:rPr>
          <w:rFonts w:ascii="Times New Roman" w:eastAsia="宋体" w:hAnsi="Times New Roman" w:cs="Times New Roman" w:hint="eastAsia"/>
          <w:sz w:val="21"/>
          <w:szCs w:val="21"/>
        </w:rPr>
        <w:t xml:space="preserve"> </w:t>
      </w:r>
      <w:r w:rsidRPr="00D87ADA">
        <w:rPr>
          <w:rFonts w:ascii="Times New Roman" w:eastAsia="宋体" w:hAnsi="Times New Roman" w:cs="Times New Roman"/>
          <w:sz w:val="21"/>
          <w:szCs w:val="21"/>
        </w:rPr>
        <w:t>NBC</w:t>
      </w:r>
      <w:r w:rsidRPr="00D87ADA">
        <w:rPr>
          <w:rFonts w:ascii="Times New Roman" w:eastAsia="宋体" w:hAnsi="Times New Roman" w:cs="Times New Roman" w:hint="eastAsia"/>
          <w:sz w:val="21"/>
          <w:szCs w:val="21"/>
        </w:rPr>
        <w:t>)[13]</w:t>
      </w:r>
      <w:r w:rsidR="00860FB1">
        <w:rPr>
          <w:rFonts w:ascii="Times New Roman" w:eastAsia="宋体" w:hAnsi="Times New Roman" w:cs="Times New Roman" w:hint="eastAsia"/>
          <w:sz w:val="21"/>
          <w:szCs w:val="21"/>
        </w:rPr>
        <w:t>作为</w:t>
      </w:r>
      <w:r w:rsidRPr="00D87ADA">
        <w:rPr>
          <w:rFonts w:ascii="Times New Roman" w:eastAsia="宋体" w:hAnsi="Times New Roman" w:cs="Times New Roman" w:hint="eastAsia"/>
          <w:sz w:val="21"/>
          <w:szCs w:val="21"/>
        </w:rPr>
        <w:t>贝叶斯分类器的典型代表之一</w:t>
      </w:r>
      <w:r w:rsidR="00B377B8" w:rsidRPr="00D87ADA">
        <w:rPr>
          <w:rFonts w:ascii="Times New Roman" w:eastAsia="宋体" w:hAnsi="Times New Roman" w:cs="Times New Roman" w:hint="eastAsia"/>
          <w:sz w:val="21"/>
          <w:szCs w:val="21"/>
        </w:rPr>
        <w:fldChar w:fldCharType="begin">
          <w:fldData xml:space="preserve">PABMAGkAdABlAHIAYQBsAHMAPgANAAoAPABMAGkAdABlAHIAYQBsACAAaQBkAD0AIgBKAFMASgBB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bAA6AHMAcABhAGMAZQA9ACIAcAByAGUAcwBlAHIAdgBlACIAPgChi5d7OmfReWZbPAAvAFMAbwB1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</w:fldData>
        </w:fldChar>
      </w:r>
      <w:r w:rsidR="00B377B8" w:rsidRPr="00D87ADA">
        <w:rPr>
          <w:rFonts w:ascii="Times New Roman" w:eastAsia="宋体" w:hAnsi="Times New Roman" w:cs="Times New Roman" w:hint="eastAsia"/>
          <w:sz w:val="21"/>
          <w:szCs w:val="21"/>
        </w:rPr>
        <w:instrText>ADDIN CNKISM.Ref.{83EDCE5D99DF471eB768139D49DD511F}</w:instrText>
      </w:r>
      <w:r w:rsidR="00B377B8" w:rsidRPr="00D87ADA">
        <w:rPr>
          <w:rFonts w:ascii="Times New Roman" w:eastAsia="宋体" w:hAnsi="Times New Roman" w:cs="Times New Roman" w:hint="eastAsia"/>
          <w:sz w:val="21"/>
          <w:szCs w:val="21"/>
        </w:rPr>
      </w:r>
      <w:r w:rsidR="00B377B8" w:rsidRPr="00D87ADA">
        <w:rPr>
          <w:rFonts w:ascii="Times New Roman" w:eastAsia="宋体" w:hAnsi="Times New Roman" w:cs="Times New Roman" w:hint="eastAsia"/>
          <w:sz w:val="21"/>
          <w:szCs w:val="21"/>
        </w:rPr>
        <w:fldChar w:fldCharType="separate"/>
      </w:r>
      <w:r w:rsidR="003B0C48" w:rsidRPr="00D87ADA">
        <w:rPr>
          <w:rFonts w:ascii="Times New Roman" w:eastAsia="宋体" w:hAnsi="Times New Roman" w:cs="Times New Roman" w:hint="eastAsia"/>
          <w:sz w:val="21"/>
          <w:szCs w:val="21"/>
        </w:rPr>
        <w:t>[1]</w:t>
      </w:r>
      <w:r w:rsidR="00B377B8" w:rsidRPr="00D87ADA">
        <w:rPr>
          <w:rFonts w:ascii="Times New Roman" w:eastAsia="宋体" w:hAnsi="Times New Roman" w:cs="Times New Roman" w:hint="eastAsia"/>
          <w:sz w:val="21"/>
          <w:szCs w:val="21"/>
        </w:rPr>
        <w:fldChar w:fldCharType="end"/>
      </w:r>
      <w:r w:rsidR="00B377B8" w:rsidRPr="00D87ADA">
        <w:rPr>
          <w:rFonts w:ascii="Times New Roman" w:eastAsia="宋体" w:hAnsi="Times New Roman" w:cs="Times New Roman" w:hint="eastAsia"/>
          <w:sz w:val="21"/>
          <w:szCs w:val="21"/>
        </w:rPr>
        <w:t>,</w:t>
      </w:r>
      <w:r w:rsidR="00B377B8" w:rsidRPr="00D87ADA">
        <w:rPr>
          <w:rFonts w:ascii="Times New Roman" w:eastAsia="宋体" w:hAnsi="Times New Roman" w:cs="Times New Roman" w:hint="eastAsia"/>
          <w:sz w:val="21"/>
          <w:szCs w:val="21"/>
        </w:rPr>
        <w:t>以其简单的模型结构和完备的理论基础</w:t>
      </w:r>
      <w:r w:rsidR="00860FB1">
        <w:rPr>
          <w:rFonts w:ascii="Times New Roman" w:eastAsia="宋体" w:hAnsi="Times New Roman" w:cs="Times New Roman" w:hint="eastAsia"/>
          <w:sz w:val="21"/>
          <w:szCs w:val="21"/>
        </w:rPr>
        <w:t>，</w:t>
      </w:r>
      <w:r w:rsidR="00B377B8" w:rsidRPr="00D87ADA">
        <w:rPr>
          <w:rFonts w:ascii="Times New Roman" w:eastAsia="宋体" w:hAnsi="Times New Roman" w:cs="Times New Roman" w:hint="eastAsia"/>
          <w:sz w:val="21"/>
          <w:szCs w:val="21"/>
        </w:rPr>
        <w:t>在许多实际应用中取得了良好的分类效果（分类效果比较好的文献）</w:t>
      </w:r>
      <w:r w:rsidR="003B0C48" w:rsidRPr="00D87ADA">
        <w:rPr>
          <w:rFonts w:ascii="Times New Roman" w:eastAsia="宋体" w:hAnsi="Times New Roman" w:cs="Times New Roman" w:hint="eastAsia"/>
          <w:sz w:val="21"/>
          <w:szCs w:val="21"/>
        </w:rPr>
        <w:t>。</w:t>
      </w:r>
      <w:r w:rsidR="00A41DAC">
        <w:rPr>
          <w:rFonts w:ascii="Times New Roman" w:eastAsia="宋体" w:hAnsi="Times New Roman" w:cs="Times New Roman" w:hint="eastAsia"/>
          <w:sz w:val="21"/>
          <w:szCs w:val="21"/>
        </w:rPr>
        <w:t>假设</w:t>
      </w:r>
      <w:r w:rsidR="003B0C48" w:rsidRPr="00D87ADA">
        <w:rPr>
          <w:rFonts w:ascii="Times New Roman" w:eastAsia="宋体" w:hAnsi="Times New Roman" w:cs="Times New Roman" w:hint="eastAsia"/>
          <w:sz w:val="21"/>
          <w:szCs w:val="21"/>
        </w:rPr>
        <w:t>一个台站的降水与其邻近台站的降水分布</w:t>
      </w:r>
      <w:r w:rsidR="00EF50D3" w:rsidRPr="00D87ADA">
        <w:rPr>
          <w:rFonts w:ascii="Times New Roman" w:eastAsia="宋体" w:hAnsi="Times New Roman" w:cs="Times New Roman" w:hint="eastAsia"/>
          <w:sz w:val="21"/>
          <w:szCs w:val="21"/>
        </w:rPr>
        <w:t>有关（</w:t>
      </w:r>
      <w:r w:rsidR="00EF50D3" w:rsidRPr="00D87ADA">
        <w:rPr>
          <w:rFonts w:ascii="Times New Roman" w:eastAsia="宋体" w:hAnsi="Times New Roman" w:cs="Times New Roman" w:hint="eastAsia"/>
          <w:sz w:val="21"/>
          <w:szCs w:val="21"/>
        </w:rPr>
        <w:t>Acock</w:t>
      </w:r>
      <w:r w:rsidR="00A41DAC">
        <w:rPr>
          <w:rFonts w:ascii="Times New Roman" w:eastAsia="宋体" w:hAnsi="Times New Roman" w:cs="Times New Roman" w:hint="eastAsia"/>
          <w:sz w:val="21"/>
          <w:szCs w:val="21"/>
        </w:rPr>
        <w:t xml:space="preserve"> </w:t>
      </w:r>
      <w:r w:rsidR="00EF50D3" w:rsidRPr="00D87ADA">
        <w:rPr>
          <w:rFonts w:ascii="Times New Roman" w:eastAsia="宋体" w:hAnsi="Times New Roman" w:cs="Times New Roman" w:hint="eastAsia"/>
          <w:sz w:val="21"/>
          <w:szCs w:val="21"/>
        </w:rPr>
        <w:t>和</w:t>
      </w:r>
      <w:r w:rsidR="00A41DAC">
        <w:rPr>
          <w:rFonts w:ascii="Times New Roman" w:eastAsia="宋体" w:hAnsi="Times New Roman" w:cs="Times New Roman" w:hint="eastAsia"/>
          <w:sz w:val="21"/>
          <w:szCs w:val="21"/>
        </w:rPr>
        <w:t xml:space="preserve"> </w:t>
      </w:r>
      <w:r w:rsidR="00EF50D3" w:rsidRPr="00D87ADA">
        <w:rPr>
          <w:rFonts w:ascii="Times New Roman" w:eastAsia="宋体" w:hAnsi="Times New Roman" w:cs="Times New Roman" w:hint="eastAsia"/>
          <w:sz w:val="21"/>
          <w:szCs w:val="21"/>
        </w:rPr>
        <w:t>Pachep</w:t>
      </w:r>
      <w:r w:rsidR="00902BA9">
        <w:rPr>
          <w:rFonts w:ascii="Times New Roman" w:eastAsia="宋体" w:hAnsi="Times New Roman" w:cs="Times New Roman" w:hint="eastAsia"/>
          <w:sz w:val="21"/>
          <w:szCs w:val="21"/>
        </w:rPr>
        <w:t xml:space="preserve"> </w:t>
      </w:r>
      <w:r w:rsidR="00EF50D3" w:rsidRPr="00D87ADA">
        <w:rPr>
          <w:rFonts w:ascii="Times New Roman" w:eastAsia="宋体" w:hAnsi="Times New Roman" w:cs="Times New Roman" w:hint="eastAsia"/>
          <w:sz w:val="21"/>
          <w:szCs w:val="21"/>
        </w:rPr>
        <w:t>-</w:t>
      </w:r>
      <w:r w:rsidR="00A41DAC">
        <w:rPr>
          <w:rFonts w:ascii="Times New Roman" w:eastAsia="宋体" w:hAnsi="Times New Roman" w:cs="Times New Roman" w:hint="eastAsia"/>
          <w:sz w:val="21"/>
          <w:szCs w:val="21"/>
        </w:rPr>
        <w:t xml:space="preserve"> </w:t>
      </w:r>
      <w:r w:rsidR="00EF50D3" w:rsidRPr="00D87ADA">
        <w:rPr>
          <w:rFonts w:ascii="Times New Roman" w:eastAsia="宋体" w:hAnsi="Times New Roman" w:cs="Times New Roman" w:hint="eastAsia"/>
          <w:sz w:val="21"/>
          <w:szCs w:val="21"/>
        </w:rPr>
        <w:t>sky</w:t>
      </w:r>
      <w:r w:rsidR="00EF50D3" w:rsidRPr="00D87ADA">
        <w:rPr>
          <w:rFonts w:ascii="Times New Roman" w:eastAsia="宋体" w:hAnsi="Times New Roman" w:cs="Times New Roman" w:hint="eastAsia"/>
          <w:sz w:val="21"/>
          <w:szCs w:val="21"/>
        </w:rPr>
        <w:fldChar w:fldCharType="begin">
          <w:fldData xml:space="preserve">PABMAGkAdABlAHIAYQBsAHMAPgANAAoAPABMAGkAdABlAHIAYQBsACAAaQBkAD0AIgBZAFkAUwBC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</w:fldData>
        </w:fldChar>
      </w:r>
      <w:r w:rsidR="00EF50D3" w:rsidRPr="00D87ADA">
        <w:rPr>
          <w:rFonts w:ascii="Times New Roman" w:eastAsia="宋体" w:hAnsi="Times New Roman" w:cs="Times New Roman" w:hint="eastAsia"/>
          <w:sz w:val="21"/>
          <w:szCs w:val="21"/>
        </w:rPr>
        <w:instrText>ADDIN CNKISM.Ref.{2FC6C633EEBD467781C55BC0BD15B3A9}</w:instrText>
      </w:r>
      <w:r w:rsidR="00EF50D3" w:rsidRPr="00D87ADA">
        <w:rPr>
          <w:rFonts w:ascii="Times New Roman" w:eastAsia="宋体" w:hAnsi="Times New Roman" w:cs="Times New Roman" w:hint="eastAsia"/>
          <w:sz w:val="21"/>
          <w:szCs w:val="21"/>
        </w:rPr>
      </w:r>
      <w:r w:rsidR="00EF50D3" w:rsidRPr="00D87ADA">
        <w:rPr>
          <w:rFonts w:ascii="Times New Roman" w:eastAsia="宋体" w:hAnsi="Times New Roman" w:cs="Times New Roman" w:hint="eastAsia"/>
          <w:sz w:val="21"/>
          <w:szCs w:val="21"/>
        </w:rPr>
        <w:fldChar w:fldCharType="separate"/>
      </w:r>
      <w:r w:rsidR="00EF50D3" w:rsidRPr="00D87ADA">
        <w:rPr>
          <w:rFonts w:ascii="Times New Roman" w:eastAsia="宋体" w:hAnsi="Times New Roman" w:cs="Times New Roman" w:hint="eastAsia"/>
          <w:sz w:val="21"/>
          <w:szCs w:val="21"/>
        </w:rPr>
        <w:t>[2]</w:t>
      </w:r>
      <w:r w:rsidR="00EF50D3" w:rsidRPr="00D87ADA">
        <w:rPr>
          <w:rFonts w:ascii="Times New Roman" w:eastAsia="宋体" w:hAnsi="Times New Roman" w:cs="Times New Roman" w:hint="eastAsia"/>
          <w:sz w:val="21"/>
          <w:szCs w:val="21"/>
        </w:rPr>
        <w:fldChar w:fldCharType="end"/>
      </w:r>
      <w:r w:rsidR="00EF50D3" w:rsidRPr="00D87ADA">
        <w:rPr>
          <w:rFonts w:ascii="Times New Roman" w:eastAsia="宋体" w:hAnsi="Times New Roman" w:cs="Times New Roman" w:hint="eastAsia"/>
          <w:sz w:val="21"/>
          <w:szCs w:val="21"/>
        </w:rPr>
        <w:t>），</w:t>
      </w:r>
      <w:r w:rsidR="001A42D5">
        <w:rPr>
          <w:rFonts w:ascii="Times New Roman" w:eastAsia="宋体" w:hAnsi="Times New Roman" w:cs="Times New Roman" w:hint="eastAsia"/>
          <w:sz w:val="21"/>
          <w:szCs w:val="21"/>
        </w:rPr>
        <w:t>并以该台站</w:t>
      </w:r>
      <w:r w:rsidR="0087580C" w:rsidRPr="00D87ADA">
        <w:rPr>
          <w:rFonts w:ascii="Times New Roman" w:eastAsia="宋体" w:hAnsi="Times New Roman" w:cs="Times New Roman" w:hint="eastAsia"/>
          <w:sz w:val="21"/>
          <w:szCs w:val="21"/>
        </w:rPr>
        <w:t>历年的降水作为先验知识，在此基础上，</w:t>
      </w:r>
      <w:r w:rsidR="00860FB1">
        <w:rPr>
          <w:rFonts w:ascii="Times New Roman" w:eastAsia="宋体" w:hAnsi="Times New Roman" w:cs="Times New Roman" w:hint="eastAsia"/>
          <w:sz w:val="21"/>
          <w:szCs w:val="21"/>
        </w:rPr>
        <w:t>结合</w:t>
      </w:r>
      <w:r w:rsidR="0087580C" w:rsidRPr="00D87ADA">
        <w:rPr>
          <w:rFonts w:ascii="Times New Roman" w:eastAsia="宋体" w:hAnsi="Times New Roman" w:cs="Times New Roman" w:hint="eastAsia"/>
          <w:sz w:val="21"/>
          <w:szCs w:val="21"/>
        </w:rPr>
        <w:t>相邻台站的数据对降水时间序列的缺失部分进行插补和延长。</w:t>
      </w:r>
      <w:r w:rsidR="00461963">
        <w:rPr>
          <w:rFonts w:ascii="Times New Roman" w:eastAsia="宋体" w:hAnsi="Times New Roman" w:cs="Times New Roman" w:hint="eastAsia"/>
          <w:sz w:val="21"/>
          <w:szCs w:val="21"/>
        </w:rPr>
        <w:t>这种关系可以用如下公式表示，</w:t>
      </w:r>
      <w:r w:rsidR="00032D7A" w:rsidRPr="00B05D09">
        <w:rPr>
          <w:rFonts w:ascii="Times New Roman" w:eastAsia="宋体" w:hAnsi="Times New Roman" w:cs="Times New Roman"/>
          <w:sz w:val="21"/>
          <w:szCs w:val="21"/>
        </w:rPr>
        <w:t>给定形如</w:t>
      </w:r>
      <w:r w:rsidR="00034EE6">
        <w:rPr>
          <w:rFonts w:ascii="Times New Roman" w:eastAsia="宋体" w:hAnsi="Times New Roman" w:cs="Times New Roman" w:hint="eastAsia"/>
          <w:sz w:val="21"/>
          <w:szCs w:val="21"/>
        </w:rPr>
        <w:t>:</w:t>
      </w:r>
    </w:p>
    <w:p w14:paraId="0F37A055" w14:textId="74927D0C" w:rsidR="00032D7A" w:rsidRPr="00B05D09" w:rsidRDefault="008D37E8" w:rsidP="005248AF">
      <w:pPr>
        <w:spacing w:line="360" w:lineRule="auto"/>
        <w:jc w:val="center"/>
        <w:rPr>
          <w:rFonts w:ascii="Times New Roman" w:eastAsia="宋体" w:hAnsi="Times New Roman" w:cs="Times New Roman"/>
          <w:sz w:val="21"/>
          <w:szCs w:val="21"/>
        </w:rPr>
      </w:pPr>
      <w:r w:rsidRPr="00C47A95">
        <w:rPr>
          <w:rFonts w:ascii="Times New Roman" w:eastAsia="宋体" w:hAnsi="Times New Roman" w:cs="Times New Roman"/>
          <w:position w:val="-28"/>
          <w:sz w:val="21"/>
          <w:szCs w:val="21"/>
        </w:rPr>
        <w:object w:dxaOrig="1200" w:dyaOrig="680" w14:anchorId="75D6E2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0.1pt;height:33.2pt" o:ole="">
            <v:imagedata r:id="rId11" o:title=""/>
          </v:shape>
          <o:OLEObject Type="Embed" ProgID="Equation.DSMT4" ShapeID="_x0000_i1025" DrawAspect="Content" ObjectID="_1798191671" r:id="rId12"/>
        </w:object>
      </w:r>
      <w:r w:rsidR="00032D7A" w:rsidRPr="00B05D09">
        <w:rPr>
          <w:rFonts w:ascii="Times New Roman" w:eastAsia="宋体" w:hAnsi="Times New Roman" w:cs="Times New Roman"/>
          <w:sz w:val="21"/>
          <w:szCs w:val="21"/>
        </w:rPr>
        <w:t>，</w:t>
      </w:r>
    </w:p>
    <w:p w14:paraId="640E8F4E" w14:textId="5C10B2FE" w:rsidR="00032D7A" w:rsidRPr="00B05D09" w:rsidRDefault="00C47A95" w:rsidP="005248AF">
      <w:pPr>
        <w:spacing w:line="360" w:lineRule="auto"/>
        <w:ind w:left="2100" w:firstLine="420"/>
        <w:jc w:val="center"/>
        <w:rPr>
          <w:rFonts w:ascii="Times New Roman" w:hAnsi="Times New Roman" w:cs="Times New Roman"/>
          <w:sz w:val="21"/>
          <w:szCs w:val="21"/>
        </w:rPr>
      </w:pPr>
      <w:r w:rsidRPr="00B05D09">
        <w:rPr>
          <w:rFonts w:ascii="Times New Roman" w:eastAsia="宋体" w:hAnsi="Times New Roman" w:cs="Times New Roman"/>
          <w:position w:val="-20"/>
          <w:sz w:val="21"/>
          <w:szCs w:val="21"/>
        </w:rPr>
        <w:object w:dxaOrig="3420" w:dyaOrig="520" w14:anchorId="4FAFA2AD">
          <v:shape id="_x0000_i1026" type="#_x0000_t75" style="width:171.55pt;height:25.65pt" o:ole="">
            <v:imagedata r:id="rId13" o:title=""/>
          </v:shape>
          <o:OLEObject Type="Embed" ProgID="Equation.DSMT4" ShapeID="_x0000_i1026" DrawAspect="Content" ObjectID="_1798191672" r:id="rId14"/>
        </w:object>
      </w:r>
      <w:r w:rsidR="00032D7A" w:rsidRPr="00B05D09">
        <w:rPr>
          <w:rFonts w:ascii="Times New Roman" w:eastAsia="宋体" w:hAnsi="Times New Roman" w:cs="Times New Roman"/>
          <w:sz w:val="21"/>
          <w:szCs w:val="21"/>
        </w:rPr>
        <w:t xml:space="preserve">               </w: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MACROBUTTON MTPlaceRef \* MERGEFORMAT </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\h \* MERGEFORMAT </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MTSec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1</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1</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end"/>
      </w:r>
    </w:p>
    <w:p w14:paraId="18E248DB" w14:textId="3A0AE487" w:rsidR="00032D7A" w:rsidRPr="00B05D09" w:rsidRDefault="00032D7A" w:rsidP="005248AF">
      <w:pPr>
        <w:spacing w:after="0" w:line="360" w:lineRule="auto"/>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的分类数据，其</w:t>
      </w:r>
      <w:r w:rsidR="00B27D09">
        <w:rPr>
          <w:rFonts w:ascii="Times New Roman" w:eastAsia="宋体" w:hAnsi="Times New Roman" w:cs="Times New Roman" w:hint="eastAsia"/>
          <w:sz w:val="21"/>
          <w:szCs w:val="21"/>
        </w:rPr>
        <w:t>包括</w:t>
      </w:r>
      <w:r w:rsidR="00651BCA" w:rsidRPr="00FF56FB">
        <w:rPr>
          <w:rFonts w:hint="eastAsia"/>
          <w:position w:val="-6"/>
        </w:rPr>
        <w:object w:dxaOrig="279" w:dyaOrig="279" w14:anchorId="3863340C">
          <v:shape id="_x0000_i1027" type="#_x0000_t75" style="width:14.4pt;height:14.4pt" o:ole="">
            <v:imagedata r:id="rId15" o:title=""/>
          </v:shape>
          <o:OLEObject Type="Embed" ProgID="Equation.DSMT4" ShapeID="_x0000_i1027" DrawAspect="Content" ObjectID="_1798191673" r:id="rId16"/>
        </w:object>
      </w:r>
      <w:r w:rsidR="00B27D09">
        <w:rPr>
          <w:rFonts w:ascii="Times New Roman" w:eastAsia="宋体" w:hAnsi="Times New Roman" w:cs="Times New Roman" w:hint="eastAsia"/>
          <w:sz w:val="21"/>
          <w:szCs w:val="21"/>
        </w:rPr>
        <w:t>个样本和</w:t>
      </w:r>
      <w:r w:rsidR="00651BCA" w:rsidRPr="00FF56FB">
        <w:rPr>
          <w:rFonts w:hint="eastAsia"/>
          <w:position w:val="-4"/>
        </w:rPr>
        <w:object w:dxaOrig="260" w:dyaOrig="260" w14:anchorId="7FE563A2">
          <v:shape id="_x0000_i1028" type="#_x0000_t75" style="width:12.5pt;height:12.5pt" o:ole="">
            <v:imagedata r:id="rId17" o:title=""/>
          </v:shape>
          <o:OLEObject Type="Embed" ProgID="Equation.DSMT4" ShapeID="_x0000_i1028" DrawAspect="Content" ObjectID="_1798191674" r:id="rId18"/>
        </w:object>
      </w:r>
      <w:r w:rsidR="00651BCA">
        <w:rPr>
          <w:rFonts w:hint="eastAsia"/>
        </w:rPr>
        <w:t>个数据集，</w:t>
      </w:r>
      <w:r w:rsidR="00651BCA" w:rsidRPr="00FF56FB">
        <w:rPr>
          <w:rFonts w:hint="eastAsia"/>
          <w:position w:val="-4"/>
        </w:rPr>
        <w:object w:dxaOrig="260" w:dyaOrig="260" w14:anchorId="0AF94162">
          <v:shape id="_x0000_i1029" type="#_x0000_t75" style="width:12.5pt;height:12.5pt" o:ole="">
            <v:imagedata r:id="rId19" o:title=""/>
          </v:shape>
          <o:OLEObject Type="Embed" ProgID="Equation.DSMT4" ShapeID="_x0000_i1029" DrawAspect="Content" ObjectID="_1798191675" r:id="rId20"/>
        </w:object>
      </w:r>
      <w:r w:rsidR="003C0FED">
        <w:rPr>
          <w:rFonts w:ascii="Times New Roman" w:eastAsia="宋体" w:hAnsi="Times New Roman" w:cs="Times New Roman" w:hint="eastAsia"/>
          <w:sz w:val="21"/>
          <w:szCs w:val="21"/>
        </w:rPr>
        <w:t>由</w:t>
      </w:r>
      <w:r w:rsidR="003C0FED" w:rsidRPr="00FF56FB">
        <w:rPr>
          <w:rFonts w:hint="eastAsia"/>
          <w:position w:val="-4"/>
        </w:rPr>
        <w:object w:dxaOrig="320" w:dyaOrig="260" w14:anchorId="3F6E2BA0">
          <v:shape id="_x0000_i1030" type="#_x0000_t75" style="width:15.65pt;height:12.5pt" o:ole="">
            <v:imagedata r:id="rId21" o:title=""/>
          </v:shape>
          <o:OLEObject Type="Embed" ProgID="Equation.DSMT4" ShapeID="_x0000_i1030" DrawAspect="Content" ObjectID="_1798191676" r:id="rId22"/>
        </w:object>
      </w:r>
      <w:r w:rsidR="003C0FED">
        <w:rPr>
          <w:rFonts w:ascii="Times New Roman" w:eastAsia="宋体" w:hAnsi="Times New Roman" w:cs="Times New Roman" w:hint="eastAsia"/>
          <w:sz w:val="21"/>
          <w:szCs w:val="21"/>
        </w:rPr>
        <w:t>个不同类别的子集</w:t>
      </w:r>
      <w:r w:rsidR="003C0FED" w:rsidRPr="00FF56FB">
        <w:rPr>
          <w:rFonts w:hint="eastAsia"/>
          <w:position w:val="-4"/>
        </w:rPr>
        <w:object w:dxaOrig="480" w:dyaOrig="300" w14:anchorId="430152AC">
          <v:shape id="_x0000_i1031" type="#_x0000_t75" style="width:23.15pt;height:15.05pt" o:ole="">
            <v:imagedata r:id="rId23" o:title=""/>
          </v:shape>
          <o:OLEObject Type="Embed" ProgID="Equation.DSMT4" ShapeID="_x0000_i1031" DrawAspect="Content" ObjectID="_1798191677" r:id="rId24"/>
        </w:object>
      </w:r>
      <w:r w:rsidR="003C0FED">
        <w:rPr>
          <w:rFonts w:hint="eastAsia"/>
        </w:rPr>
        <w:t>组成</w:t>
      </w:r>
      <w:r w:rsidR="003C0FED">
        <w:rPr>
          <w:rFonts w:ascii="Times New Roman" w:eastAsia="宋体" w:hAnsi="Times New Roman" w:cs="Times New Roman" w:hint="eastAsia"/>
          <w:sz w:val="21"/>
          <w:szCs w:val="21"/>
        </w:rPr>
        <w:t>，每个</w:t>
      </w:r>
      <w:r w:rsidR="003C0FED" w:rsidRPr="00FF56FB">
        <w:rPr>
          <w:rFonts w:hint="eastAsia"/>
          <w:position w:val="-4"/>
        </w:rPr>
        <w:object w:dxaOrig="480" w:dyaOrig="300" w14:anchorId="2CF22481">
          <v:shape id="_x0000_i1032" type="#_x0000_t75" style="width:23.15pt;height:15.05pt" o:ole="">
            <v:imagedata r:id="rId23" o:title=""/>
          </v:shape>
          <o:OLEObject Type="Embed" ProgID="Equation.DSMT4" ShapeID="_x0000_i1032" DrawAspect="Content" ObjectID="_1798191678" r:id="rId25"/>
        </w:object>
      </w:r>
      <w:r w:rsidR="003C0FED">
        <w:rPr>
          <w:rFonts w:hint="eastAsia"/>
        </w:rPr>
        <w:t>子集包含</w:t>
      </w:r>
      <w:r w:rsidR="003C0FED" w:rsidRPr="00B05D09">
        <w:rPr>
          <w:rFonts w:ascii="Times New Roman" w:eastAsia="宋体" w:hAnsi="Times New Roman" w:cs="Times New Roman"/>
          <w:position w:val="-12"/>
          <w:sz w:val="21"/>
          <w:szCs w:val="21"/>
        </w:rPr>
        <w:object w:dxaOrig="360" w:dyaOrig="360" w14:anchorId="646F5E59">
          <v:shape id="_x0000_i1033" type="#_x0000_t75" style="width:18.15pt;height:18.15pt" o:ole="">
            <v:imagedata r:id="rId26" o:title=""/>
          </v:shape>
          <o:OLEObject Type="Embed" ProgID="Equation.DSMT4" ShapeID="_x0000_i1033" DrawAspect="Content" ObjectID="_1798191679" r:id="rId27"/>
        </w:object>
      </w:r>
      <w:r w:rsidR="003C0FED">
        <w:rPr>
          <w:rFonts w:ascii="Times New Roman" w:eastAsia="宋体" w:hAnsi="Times New Roman" w:cs="Times New Roman" w:hint="eastAsia"/>
          <w:sz w:val="21"/>
          <w:szCs w:val="21"/>
        </w:rPr>
        <w:t>个样本，</w:t>
      </w:r>
      <w:r w:rsidRPr="00B05D09">
        <w:rPr>
          <w:rFonts w:ascii="Times New Roman" w:eastAsia="宋体" w:hAnsi="Times New Roman" w:cs="Times New Roman"/>
          <w:sz w:val="21"/>
          <w:szCs w:val="21"/>
        </w:rPr>
        <w:t>且满足</w:t>
      </w:r>
      <w:r w:rsidRPr="00B05D09">
        <w:rPr>
          <w:rFonts w:ascii="Times New Roman" w:eastAsia="宋体" w:hAnsi="Times New Roman" w:cs="Times New Roman"/>
          <w:position w:val="-28"/>
          <w:sz w:val="21"/>
          <w:szCs w:val="21"/>
        </w:rPr>
        <w:object w:dxaOrig="1120" w:dyaOrig="680" w14:anchorId="6BCF11CE">
          <v:shape id="_x0000_i1034" type="#_x0000_t75" style="width:56.35pt;height:33.2pt" o:ole="">
            <v:imagedata r:id="rId28" o:title=""/>
          </v:shape>
          <o:OLEObject Type="Embed" ProgID="Equation.DSMT4" ShapeID="_x0000_i1034" DrawAspect="Content" ObjectID="_1798191680" r:id="rId29"/>
        </w:object>
      </w:r>
      <w:r w:rsidR="003C0FED">
        <w:rPr>
          <w:rFonts w:ascii="Times New Roman" w:eastAsia="宋体" w:hAnsi="Times New Roman" w:cs="Times New Roman" w:hint="eastAsia"/>
          <w:sz w:val="21"/>
          <w:szCs w:val="21"/>
        </w:rPr>
        <w:t>，</w:t>
      </w:r>
      <w:r w:rsidR="003C0FED" w:rsidRPr="00B05D09">
        <w:rPr>
          <w:rFonts w:ascii="Times New Roman" w:eastAsia="宋体" w:hAnsi="Times New Roman" w:cs="Times New Roman"/>
          <w:position w:val="-14"/>
          <w:sz w:val="21"/>
          <w:szCs w:val="21"/>
        </w:rPr>
        <w:object w:dxaOrig="1980" w:dyaOrig="400" w14:anchorId="1A4DF201">
          <v:shape id="_x0000_i1035" type="#_x0000_t75" style="width:98.9pt;height:19.4pt" o:ole="">
            <v:imagedata r:id="rId30" o:title=""/>
          </v:shape>
          <o:OLEObject Type="Embed" ProgID="Equation.DSMT4" ShapeID="_x0000_i1035" DrawAspect="Content" ObjectID="_1798191681" r:id="rId31"/>
        </w:object>
      </w:r>
      <w:r w:rsidR="003C0FED" w:rsidRPr="00B05D09">
        <w:rPr>
          <w:rFonts w:ascii="Times New Roman" w:eastAsia="宋体" w:hAnsi="Times New Roman" w:cs="Times New Roman"/>
          <w:sz w:val="21"/>
          <w:szCs w:val="21"/>
        </w:rPr>
        <w:t>类</w:t>
      </w:r>
      <w:r w:rsidRPr="00B05D09">
        <w:rPr>
          <w:rFonts w:ascii="Times New Roman" w:eastAsia="宋体" w:hAnsi="Times New Roman" w:cs="Times New Roman"/>
          <w:sz w:val="21"/>
          <w:szCs w:val="21"/>
        </w:rPr>
        <w:t>。对于</w:t>
      </w:r>
      <w:r w:rsidRPr="00B05D09">
        <w:rPr>
          <w:rFonts w:ascii="Times New Roman" w:eastAsia="宋体" w:hAnsi="Times New Roman" w:cs="Times New Roman"/>
          <w:position w:val="-4"/>
          <w:sz w:val="21"/>
          <w:szCs w:val="21"/>
        </w:rPr>
        <w:object w:dxaOrig="480" w:dyaOrig="300" w14:anchorId="01EB0EF7">
          <v:shape id="_x0000_i1036" type="#_x0000_t75" style="width:23.15pt;height:15.05pt" o:ole="">
            <v:imagedata r:id="rId32" o:title=""/>
          </v:shape>
          <o:OLEObject Type="Embed" ProgID="Equation.DSMT4" ShapeID="_x0000_i1036" DrawAspect="Content" ObjectID="_1798191682" r:id="rId33"/>
        </w:object>
      </w:r>
      <w:r w:rsidRPr="00B05D09">
        <w:rPr>
          <w:rFonts w:ascii="Times New Roman" w:eastAsia="宋体" w:hAnsi="Times New Roman" w:cs="Times New Roman"/>
          <w:sz w:val="21"/>
          <w:szCs w:val="21"/>
        </w:rPr>
        <w:t>而言，其中的第</w:t>
      </w:r>
      <w:r w:rsidR="00C47A95" w:rsidRPr="00B05D09">
        <w:rPr>
          <w:rFonts w:ascii="Times New Roman" w:eastAsia="宋体" w:hAnsi="Times New Roman" w:cs="Times New Roman"/>
          <w:position w:val="-14"/>
          <w:sz w:val="21"/>
          <w:szCs w:val="21"/>
        </w:rPr>
        <w:object w:dxaOrig="1939" w:dyaOrig="400" w14:anchorId="31A9C869">
          <v:shape id="_x0000_i1037" type="#_x0000_t75" style="width:96.4pt;height:19.4pt" o:ole="">
            <v:imagedata r:id="rId34" o:title=""/>
          </v:shape>
          <o:OLEObject Type="Embed" ProgID="Equation.DSMT4" ShapeID="_x0000_i1037" DrawAspect="Content" ObjectID="_1798191683" r:id="rId35"/>
        </w:object>
      </w:r>
      <w:r w:rsidR="00DE5C2D">
        <w:rPr>
          <w:rFonts w:ascii="Times New Roman" w:eastAsia="宋体" w:hAnsi="Times New Roman" w:cs="Times New Roman" w:hint="eastAsia"/>
          <w:sz w:val="21"/>
          <w:szCs w:val="21"/>
        </w:rPr>
        <w:t xml:space="preserve"> </w:t>
      </w:r>
      <w:r w:rsidRPr="00B05D09">
        <w:rPr>
          <w:rFonts w:ascii="Times New Roman" w:eastAsia="宋体" w:hAnsi="Times New Roman" w:cs="Times New Roman"/>
          <w:sz w:val="21"/>
          <w:szCs w:val="21"/>
        </w:rPr>
        <w:t>个样本被表示为</w:t>
      </w:r>
      <w:r w:rsidR="00C47A95" w:rsidRPr="00B05D09">
        <w:rPr>
          <w:rFonts w:ascii="Times New Roman" w:eastAsia="宋体" w:hAnsi="Times New Roman" w:cs="Times New Roman"/>
          <w:position w:val="-16"/>
          <w:sz w:val="21"/>
          <w:szCs w:val="21"/>
        </w:rPr>
        <w:object w:dxaOrig="2460" w:dyaOrig="440" w14:anchorId="597A4434">
          <v:shape id="_x0000_i1038" type="#_x0000_t75" style="width:123.95pt;height:21.9pt" o:ole="">
            <v:imagedata r:id="rId36" o:title=""/>
          </v:shape>
          <o:OLEObject Type="Embed" ProgID="Equation.DSMT4" ShapeID="_x0000_i1038" DrawAspect="Content" ObjectID="_1798191684" r:id="rId37"/>
        </w:object>
      </w:r>
      <w:r w:rsidR="00D50701">
        <w:rPr>
          <w:rFonts w:ascii="Times New Roman" w:eastAsia="宋体" w:hAnsi="Times New Roman" w:cs="Times New Roman" w:hint="eastAsia"/>
          <w:sz w:val="21"/>
          <w:szCs w:val="21"/>
        </w:rPr>
        <w:t>。</w:t>
      </w:r>
      <w:r w:rsidRPr="00B05D09">
        <w:rPr>
          <w:rFonts w:ascii="Times New Roman" w:eastAsia="宋体" w:hAnsi="Times New Roman" w:cs="Times New Roman"/>
          <w:position w:val="-12"/>
          <w:sz w:val="21"/>
          <w:szCs w:val="21"/>
        </w:rPr>
        <w:object w:dxaOrig="420" w:dyaOrig="380" w14:anchorId="42976A7D">
          <v:shape id="_x0000_i1039" type="#_x0000_t75" style="width:20.65pt;height:18.15pt" o:ole="">
            <v:imagedata r:id="rId38" o:title=""/>
          </v:shape>
          <o:OLEObject Type="Embed" ProgID="Equation.DSMT4" ShapeID="_x0000_i1039" DrawAspect="Content" ObjectID="_1798191685" r:id="rId39"/>
        </w:object>
      </w:r>
      <w:r w:rsidRPr="00B05D09">
        <w:rPr>
          <w:rFonts w:ascii="Times New Roman" w:eastAsia="宋体" w:hAnsi="Times New Roman" w:cs="Times New Roman"/>
          <w:sz w:val="21"/>
          <w:szCs w:val="21"/>
        </w:rPr>
        <w:t>是样本</w:t>
      </w:r>
      <w:r w:rsidRPr="00B05D09">
        <w:rPr>
          <w:rFonts w:ascii="Times New Roman" w:eastAsia="宋体" w:hAnsi="Times New Roman" w:cs="Times New Roman"/>
          <w:position w:val="-12"/>
          <w:sz w:val="21"/>
          <w:szCs w:val="21"/>
        </w:rPr>
        <w:object w:dxaOrig="420" w:dyaOrig="380" w14:anchorId="45DD10F5">
          <v:shape id="_x0000_i1040" type="#_x0000_t75" style="width:20.65pt;height:18.15pt" o:ole="">
            <v:imagedata r:id="rId40" o:title=""/>
          </v:shape>
          <o:OLEObject Type="Embed" ProgID="Equation.DSMT4" ShapeID="_x0000_i1040" DrawAspect="Content" ObjectID="_1798191686" r:id="rId41"/>
        </w:object>
      </w:r>
      <w:r w:rsidRPr="00B05D09">
        <w:rPr>
          <w:rFonts w:ascii="Times New Roman" w:eastAsia="宋体" w:hAnsi="Times New Roman" w:cs="Times New Roman"/>
          <w:sz w:val="21"/>
          <w:szCs w:val="21"/>
        </w:rPr>
        <w:t>的第</w:t>
      </w:r>
      <w:r w:rsidR="00C47A95" w:rsidRPr="00B05D09">
        <w:rPr>
          <w:rFonts w:ascii="Times New Roman" w:eastAsia="宋体" w:hAnsi="Times New Roman" w:cs="Times New Roman"/>
          <w:position w:val="-14"/>
          <w:sz w:val="21"/>
          <w:szCs w:val="21"/>
        </w:rPr>
        <w:object w:dxaOrig="1860" w:dyaOrig="400" w14:anchorId="4CE04EC9">
          <v:shape id="_x0000_i1041" type="#_x0000_t75" style="width:93.9pt;height:19.4pt" o:ole="">
            <v:imagedata r:id="rId42" o:title=""/>
          </v:shape>
          <o:OLEObject Type="Embed" ProgID="Equation.DSMT4" ShapeID="_x0000_i1041" DrawAspect="Content" ObjectID="_1798191687" r:id="rId43"/>
        </w:object>
      </w:r>
      <w:r w:rsidR="00DE5C2D">
        <w:rPr>
          <w:rFonts w:ascii="Times New Roman" w:eastAsia="宋体" w:hAnsi="Times New Roman" w:cs="Times New Roman" w:hint="eastAsia"/>
          <w:sz w:val="21"/>
          <w:szCs w:val="21"/>
        </w:rPr>
        <w:t xml:space="preserve"> </w:t>
      </w:r>
      <w:r w:rsidRPr="00B05D09">
        <w:rPr>
          <w:rFonts w:ascii="Times New Roman" w:eastAsia="宋体" w:hAnsi="Times New Roman" w:cs="Times New Roman"/>
          <w:sz w:val="21"/>
          <w:szCs w:val="21"/>
        </w:rPr>
        <w:t>个</w:t>
      </w:r>
      <w:r w:rsidR="00D50701">
        <w:rPr>
          <w:rFonts w:ascii="Times New Roman" w:eastAsia="宋体" w:hAnsi="Times New Roman" w:cs="Times New Roman" w:hint="eastAsia"/>
          <w:sz w:val="21"/>
          <w:szCs w:val="21"/>
        </w:rPr>
        <w:t>特征。</w:t>
      </w:r>
      <w:r w:rsidR="00C47A95" w:rsidRPr="00B05D09">
        <w:rPr>
          <w:rFonts w:ascii="Times New Roman" w:eastAsia="宋体" w:hAnsi="Times New Roman" w:cs="Times New Roman"/>
          <w:position w:val="-14"/>
          <w:sz w:val="21"/>
          <w:szCs w:val="21"/>
        </w:rPr>
        <w:object w:dxaOrig="2320" w:dyaOrig="400" w14:anchorId="543B4F4F">
          <v:shape id="_x0000_i1042" type="#_x0000_t75" style="width:116.45pt;height:19.4pt" o:ole="">
            <v:imagedata r:id="rId44" o:title=""/>
          </v:shape>
          <o:OLEObject Type="Embed" ProgID="Equation.DSMT4" ShapeID="_x0000_i1042" DrawAspect="Content" ObjectID="_1798191688" r:id="rId45"/>
        </w:object>
      </w:r>
      <w:r w:rsidR="00D50701">
        <w:rPr>
          <w:rFonts w:ascii="Times New Roman" w:eastAsia="宋体" w:hAnsi="Times New Roman" w:cs="Times New Roman" w:hint="eastAsia"/>
          <w:sz w:val="21"/>
          <w:szCs w:val="21"/>
        </w:rPr>
        <w:t>表示类别标签的集合</w:t>
      </w:r>
      <w:r w:rsidRPr="00B05D09">
        <w:rPr>
          <w:rFonts w:ascii="Times New Roman" w:eastAsia="宋体" w:hAnsi="Times New Roman" w:cs="Times New Roman"/>
          <w:sz w:val="21"/>
          <w:szCs w:val="21"/>
        </w:rPr>
        <w:t>。</w:t>
      </w:r>
    </w:p>
    <w:p w14:paraId="3C11C28A" w14:textId="1D71FFDA" w:rsidR="00032D7A" w:rsidRPr="00B05D09" w:rsidRDefault="00032D7A" w:rsidP="005248AF">
      <w:pPr>
        <w:spacing w:after="0"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假设有一个</w:t>
      </w:r>
      <w:r w:rsidR="007A1C94">
        <w:rPr>
          <w:rFonts w:ascii="Times New Roman" w:eastAsia="宋体" w:hAnsi="Times New Roman" w:cs="Times New Roman" w:hint="eastAsia"/>
          <w:sz w:val="21"/>
          <w:szCs w:val="21"/>
        </w:rPr>
        <w:t>台站</w:t>
      </w:r>
      <w:r w:rsidR="00C47A95" w:rsidRPr="00B05D09">
        <w:rPr>
          <w:rFonts w:ascii="Times New Roman" w:eastAsia="宋体" w:hAnsi="Times New Roman" w:cs="Times New Roman"/>
          <w:position w:val="-14"/>
          <w:sz w:val="21"/>
          <w:szCs w:val="21"/>
        </w:rPr>
        <w:object w:dxaOrig="1760" w:dyaOrig="400" w14:anchorId="025E5ED2">
          <v:shape id="_x0000_i1043" type="#_x0000_t75" style="width:87.65pt;height:19.4pt" o:ole="">
            <v:imagedata r:id="rId46" o:title=""/>
          </v:shape>
          <o:OLEObject Type="Embed" ProgID="Equation.DSMT4" ShapeID="_x0000_i1043" DrawAspect="Content" ObjectID="_1798191689" r:id="rId47"/>
        </w:object>
      </w:r>
      <w:r w:rsidRPr="00B05D09">
        <w:rPr>
          <w:rFonts w:ascii="Times New Roman" w:eastAsia="宋体" w:hAnsi="Times New Roman" w:cs="Times New Roman"/>
          <w:sz w:val="21"/>
          <w:szCs w:val="21"/>
        </w:rPr>
        <w:t>，</w:t>
      </w:r>
      <w:r w:rsidR="001A42D5">
        <w:rPr>
          <w:rFonts w:ascii="Times New Roman" w:eastAsia="宋体" w:hAnsi="Times New Roman" w:cs="Times New Roman" w:hint="eastAsia"/>
          <w:sz w:val="21"/>
          <w:szCs w:val="21"/>
        </w:rPr>
        <w:t>根据</w:t>
      </w:r>
      <w:r w:rsidRPr="00B05D09">
        <w:rPr>
          <w:rFonts w:ascii="Times New Roman" w:eastAsia="宋体" w:hAnsi="Times New Roman" w:cs="Times New Roman"/>
          <w:sz w:val="21"/>
          <w:szCs w:val="21"/>
        </w:rPr>
        <w:t>朴素贝叶斯分类器</w:t>
      </w:r>
      <w:r w:rsidR="00744DF5">
        <w:rPr>
          <w:rFonts w:ascii="Times New Roman" w:eastAsia="宋体" w:hAnsi="Times New Roman" w:cs="Times New Roman" w:hint="eastAsia"/>
          <w:sz w:val="21"/>
          <w:szCs w:val="21"/>
        </w:rPr>
        <w:t>(NBC)</w:t>
      </w:r>
      <w:r w:rsidR="001A42D5">
        <w:rPr>
          <w:rFonts w:ascii="Times New Roman" w:eastAsia="宋体" w:hAnsi="Times New Roman" w:cs="Times New Roman" w:hint="eastAsia"/>
          <w:sz w:val="21"/>
          <w:szCs w:val="21"/>
        </w:rPr>
        <w:t>的定义，台站的降水类别可由后验概率确定</w:t>
      </w:r>
      <w:r w:rsidR="001A42D5">
        <w:rPr>
          <w:rFonts w:ascii="Times New Roman" w:eastAsia="宋体" w:hAnsi="Times New Roman" w:cs="Times New Roman" w:hint="eastAsia"/>
          <w:sz w:val="21"/>
          <w:szCs w:val="21"/>
        </w:rPr>
        <w:t>:</w:t>
      </w:r>
    </w:p>
    <w:p w14:paraId="1060FED4" w14:textId="207A2AFE" w:rsidR="00032D7A" w:rsidRPr="00B05D09" w:rsidRDefault="00C47A95" w:rsidP="00F13C64">
      <w:pPr>
        <w:spacing w:after="0" w:line="360" w:lineRule="auto"/>
        <w:ind w:left="2100" w:firstLine="420"/>
        <w:jc w:val="center"/>
        <w:rPr>
          <w:rFonts w:ascii="Times New Roman" w:hAnsi="Times New Roman" w:cs="Times New Roman"/>
          <w:sz w:val="21"/>
          <w:szCs w:val="21"/>
        </w:rPr>
      </w:pPr>
      <w:r w:rsidRPr="00B05D09">
        <w:rPr>
          <w:rFonts w:ascii="Times New Roman" w:eastAsia="宋体" w:hAnsi="Times New Roman" w:cs="Times New Roman"/>
          <w:position w:val="-88"/>
          <w:sz w:val="21"/>
          <w:szCs w:val="21"/>
        </w:rPr>
        <w:object w:dxaOrig="3000" w:dyaOrig="1900" w14:anchorId="79685EF3">
          <v:shape id="_x0000_i1044" type="#_x0000_t75" style="width:149.65pt;height:95.15pt" o:ole="">
            <v:imagedata r:id="rId48" o:title=""/>
          </v:shape>
          <o:OLEObject Type="Embed" ProgID="Equation.DSMT4" ShapeID="_x0000_i1044" DrawAspect="Content" ObjectID="_1798191690" r:id="rId49"/>
        </w:object>
      </w:r>
      <w:r w:rsidR="00F13C64">
        <w:rPr>
          <w:rFonts w:ascii="Times New Roman" w:eastAsia="宋体" w:hAnsi="Times New Roman" w:cs="Times New Roman" w:hint="eastAsia"/>
          <w:sz w:val="21"/>
          <w:szCs w:val="21"/>
        </w:rPr>
        <w:t xml:space="preserve">                  </w: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MACROBUTTON MTPlaceRef \* MERGEFORMAT </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\h \* MERGEFORMAT </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MTSec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1</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2</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end"/>
      </w:r>
    </w:p>
    <w:p w14:paraId="741CC48F" w14:textId="076CBCAB" w:rsidR="00032D7A" w:rsidRPr="00B05D09" w:rsidRDefault="00E14E0A" w:rsidP="005248AF">
      <w:pPr>
        <w:spacing w:after="0"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式中</w:t>
      </w:r>
      <w:r>
        <w:rPr>
          <w:rFonts w:ascii="Times New Roman" w:eastAsia="宋体" w:hAnsi="Times New Roman" w:cs="Times New Roman" w:hint="eastAsia"/>
          <w:sz w:val="21"/>
          <w:szCs w:val="21"/>
        </w:rPr>
        <w:t>:</w:t>
      </w:r>
      <w:r w:rsidR="00032D7A" w:rsidRPr="00B05D09">
        <w:rPr>
          <w:rFonts w:ascii="Times New Roman" w:eastAsia="宋体" w:hAnsi="Times New Roman" w:cs="Times New Roman"/>
          <w:position w:val="-16"/>
          <w:sz w:val="21"/>
          <w:szCs w:val="21"/>
        </w:rPr>
        <w:object w:dxaOrig="880" w:dyaOrig="440" w14:anchorId="340F871E">
          <v:shape id="_x0000_i1045" type="#_x0000_t75" style="width:44.45pt;height:21.9pt" o:ole="">
            <v:imagedata r:id="rId50" o:title=""/>
          </v:shape>
          <o:OLEObject Type="Embed" ProgID="Equation.DSMT4" ShapeID="_x0000_i1045" DrawAspect="Content" ObjectID="_1798191691" r:id="rId51"/>
        </w:object>
      </w:r>
      <w:r w:rsidR="00032D7A" w:rsidRPr="00B05D09">
        <w:rPr>
          <w:rFonts w:ascii="Times New Roman" w:eastAsia="宋体" w:hAnsi="Times New Roman" w:cs="Times New Roman"/>
          <w:sz w:val="21"/>
          <w:szCs w:val="21"/>
        </w:rPr>
        <w:t>是后验概率，</w:t>
      </w:r>
      <w:r w:rsidR="00032D7A" w:rsidRPr="00B05D09">
        <w:rPr>
          <w:rFonts w:ascii="Times New Roman" w:eastAsia="宋体" w:hAnsi="Times New Roman" w:cs="Times New Roman"/>
          <w:position w:val="-14"/>
          <w:sz w:val="21"/>
          <w:szCs w:val="21"/>
        </w:rPr>
        <w:object w:dxaOrig="680" w:dyaOrig="400" w14:anchorId="52BF5799">
          <v:shape id="_x0000_i1046" type="#_x0000_t75" style="width:33.2pt;height:19.4pt" o:ole="">
            <v:imagedata r:id="rId52" o:title=""/>
          </v:shape>
          <o:OLEObject Type="Embed" ProgID="Equation.DSMT4" ShapeID="_x0000_i1046" DrawAspect="Content" ObjectID="_1798191692" r:id="rId53"/>
        </w:object>
      </w:r>
      <w:r w:rsidR="00032D7A" w:rsidRPr="00B05D09">
        <w:rPr>
          <w:rFonts w:ascii="Times New Roman" w:eastAsia="宋体" w:hAnsi="Times New Roman" w:cs="Times New Roman"/>
          <w:sz w:val="21"/>
          <w:szCs w:val="21"/>
        </w:rPr>
        <w:t>是先验概率，</w:t>
      </w:r>
      <w:r w:rsidR="00032D7A" w:rsidRPr="00B05D09">
        <w:rPr>
          <w:rFonts w:ascii="Times New Roman" w:eastAsia="宋体" w:hAnsi="Times New Roman" w:cs="Times New Roman"/>
          <w:position w:val="-16"/>
          <w:sz w:val="21"/>
          <w:szCs w:val="21"/>
        </w:rPr>
        <w:object w:dxaOrig="880" w:dyaOrig="440" w14:anchorId="11907049">
          <v:shape id="_x0000_i1047" type="#_x0000_t75" style="width:44.45pt;height:21.9pt" o:ole="">
            <v:imagedata r:id="rId54" o:title=""/>
          </v:shape>
          <o:OLEObject Type="Embed" ProgID="Equation.DSMT4" ShapeID="_x0000_i1047" DrawAspect="Content" ObjectID="_1798191693" r:id="rId55"/>
        </w:object>
      </w:r>
      <w:r w:rsidR="00032D7A" w:rsidRPr="00B05D09">
        <w:rPr>
          <w:rFonts w:ascii="Times New Roman" w:eastAsia="宋体" w:hAnsi="Times New Roman" w:cs="Times New Roman"/>
          <w:sz w:val="21"/>
          <w:szCs w:val="21"/>
        </w:rPr>
        <w:t>是类条件概率。由于朴素贝叶斯分类器假设</w:t>
      </w:r>
      <w:r w:rsidR="00D506C7">
        <w:rPr>
          <w:rFonts w:ascii="Times New Roman" w:eastAsia="宋体" w:hAnsi="Times New Roman" w:cs="Times New Roman" w:hint="eastAsia"/>
          <w:sz w:val="21"/>
          <w:szCs w:val="21"/>
        </w:rPr>
        <w:t>特征</w:t>
      </w:r>
      <w:r w:rsidR="00032D7A" w:rsidRPr="00B05D09">
        <w:rPr>
          <w:rFonts w:ascii="Times New Roman" w:eastAsia="宋体" w:hAnsi="Times New Roman" w:cs="Times New Roman"/>
          <w:sz w:val="21"/>
          <w:szCs w:val="21"/>
        </w:rPr>
        <w:t>之间具有条件独立性，因此公式（</w:t>
      </w:r>
      <w:r w:rsidR="00032D7A" w:rsidRPr="00B05D09">
        <w:rPr>
          <w:rFonts w:ascii="Times New Roman" w:eastAsia="宋体" w:hAnsi="Times New Roman" w:cs="Times New Roman"/>
          <w:sz w:val="21"/>
          <w:szCs w:val="21"/>
        </w:rPr>
        <w:t>2</w:t>
      </w:r>
      <w:r w:rsidR="00032D7A" w:rsidRPr="00B05D09">
        <w:rPr>
          <w:rFonts w:ascii="Times New Roman" w:eastAsia="宋体" w:hAnsi="Times New Roman" w:cs="Times New Roman"/>
          <w:sz w:val="21"/>
          <w:szCs w:val="21"/>
        </w:rPr>
        <w:t>）中的</w:t>
      </w:r>
      <w:r w:rsidR="00032D7A">
        <w:rPr>
          <w:rFonts w:ascii="Times New Roman" w:eastAsia="宋体" w:hAnsi="Times New Roman" w:cs="Times New Roman" w:hint="eastAsia"/>
          <w:sz w:val="21"/>
          <w:szCs w:val="21"/>
        </w:rPr>
        <w:t>条件概率</w:t>
      </w:r>
      <w:r w:rsidR="00032D7A" w:rsidRPr="00B05D09">
        <w:rPr>
          <w:rFonts w:ascii="Times New Roman" w:eastAsia="宋体" w:hAnsi="Times New Roman" w:cs="Times New Roman"/>
          <w:sz w:val="21"/>
          <w:szCs w:val="21"/>
        </w:rPr>
        <w:t>可以改写为</w:t>
      </w:r>
    </w:p>
    <w:p w14:paraId="0EAD8EF9" w14:textId="68714B33" w:rsidR="00032D7A" w:rsidRPr="00B05D09" w:rsidRDefault="00C47A95" w:rsidP="00096D50">
      <w:pPr>
        <w:spacing w:after="0" w:line="360" w:lineRule="auto"/>
        <w:ind w:left="1680" w:firstLine="420"/>
        <w:jc w:val="center"/>
        <w:rPr>
          <w:rFonts w:ascii="Times New Roman" w:eastAsia="宋体" w:hAnsi="Times New Roman" w:cs="Times New Roman"/>
          <w:sz w:val="21"/>
          <w:szCs w:val="21"/>
        </w:rPr>
      </w:pPr>
      <w:r w:rsidRPr="00B05D09">
        <w:rPr>
          <w:rFonts w:ascii="Times New Roman" w:eastAsia="宋体" w:hAnsi="Times New Roman" w:cs="Times New Roman"/>
          <w:position w:val="-86"/>
          <w:sz w:val="21"/>
          <w:szCs w:val="21"/>
        </w:rPr>
        <w:object w:dxaOrig="4040" w:dyaOrig="1579" w14:anchorId="6D3062FA">
          <v:shape id="_x0000_i1048" type="#_x0000_t75" style="width:201.6pt;height:78.9pt" o:ole="">
            <v:imagedata r:id="rId56" o:title=""/>
          </v:shape>
          <o:OLEObject Type="Embed" ProgID="Equation.DSMT4" ShapeID="_x0000_i1048" DrawAspect="Content" ObjectID="_1798191694" r:id="rId57"/>
        </w:object>
      </w:r>
      <w:r w:rsidR="00096D50">
        <w:rPr>
          <w:rFonts w:ascii="Times New Roman" w:eastAsia="宋体" w:hAnsi="Times New Roman" w:cs="Times New Roman" w:hint="eastAsia"/>
          <w:sz w:val="21"/>
          <w:szCs w:val="21"/>
        </w:rPr>
        <w:t xml:space="preserve">                </w: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MACROBUTTON MTPlaceRef \* MERGEFORMAT </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\h \* MERGEFORMAT </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MTSec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1</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begin"/>
      </w:r>
      <w:r w:rsidR="00032D7A" w:rsidRPr="00B05D09">
        <w:rPr>
          <w:rFonts w:ascii="Times New Roman" w:hAnsi="Times New Roman" w:cs="Times New Roman"/>
          <w:sz w:val="21"/>
          <w:szCs w:val="21"/>
        </w:rPr>
        <w:instrText xml:space="preserve"> SEQ MTEqn \c \* Arabic \* MERGEFORMAT </w:instrText>
      </w:r>
      <w:r w:rsidR="00032D7A" w:rsidRPr="00B05D09">
        <w:rPr>
          <w:rFonts w:ascii="Times New Roman" w:hAnsi="Times New Roman" w:cs="Times New Roman"/>
          <w:sz w:val="21"/>
          <w:szCs w:val="21"/>
        </w:rPr>
        <w:fldChar w:fldCharType="separate"/>
      </w:r>
      <w:r w:rsidR="00032D7A" w:rsidRPr="00B05D09">
        <w:rPr>
          <w:rFonts w:ascii="Times New Roman" w:hAnsi="Times New Roman" w:cs="Times New Roman"/>
          <w:noProof/>
          <w:sz w:val="21"/>
          <w:szCs w:val="21"/>
        </w:rPr>
        <w:instrText>3</w:instrText>
      </w:r>
      <w:r w:rsidR="00032D7A" w:rsidRPr="00B05D09">
        <w:rPr>
          <w:rFonts w:ascii="Times New Roman" w:hAnsi="Times New Roman" w:cs="Times New Roman"/>
          <w:sz w:val="21"/>
          <w:szCs w:val="21"/>
        </w:rPr>
        <w:fldChar w:fldCharType="end"/>
      </w:r>
      <w:r w:rsidR="00032D7A" w:rsidRPr="00B05D09">
        <w:rPr>
          <w:rFonts w:ascii="Times New Roman" w:hAnsi="Times New Roman" w:cs="Times New Roman"/>
          <w:sz w:val="21"/>
          <w:szCs w:val="21"/>
        </w:rPr>
        <w:instrText>)</w:instrText>
      </w:r>
      <w:r w:rsidR="00032D7A" w:rsidRPr="00B05D09">
        <w:rPr>
          <w:rFonts w:ascii="Times New Roman" w:hAnsi="Times New Roman" w:cs="Times New Roman"/>
          <w:sz w:val="21"/>
          <w:szCs w:val="21"/>
        </w:rPr>
        <w:fldChar w:fldCharType="end"/>
      </w:r>
    </w:p>
    <w:p w14:paraId="3352A506" w14:textId="155AA18F" w:rsidR="00032D7A" w:rsidRPr="00B05D09" w:rsidRDefault="00032D7A" w:rsidP="005248AF">
      <w:pPr>
        <w:spacing w:after="0"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对于</w:t>
      </w:r>
      <w:r w:rsidRPr="00B05D09">
        <w:rPr>
          <w:rFonts w:ascii="Times New Roman" w:eastAsia="宋体" w:hAnsi="Times New Roman" w:cs="Times New Roman"/>
          <w:sz w:val="21"/>
          <w:szCs w:val="21"/>
        </w:rPr>
        <w:t>NBC</w:t>
      </w:r>
      <w:r w:rsidRPr="00B05D09">
        <w:rPr>
          <w:rFonts w:ascii="Times New Roman" w:eastAsia="宋体" w:hAnsi="Times New Roman" w:cs="Times New Roman"/>
          <w:sz w:val="21"/>
          <w:szCs w:val="21"/>
        </w:rPr>
        <w:t>而言，其最终预测的</w:t>
      </w:r>
      <w:r w:rsidR="007A1C94">
        <w:rPr>
          <w:rFonts w:ascii="Times New Roman" w:eastAsia="宋体" w:hAnsi="Times New Roman" w:cs="Times New Roman" w:hint="eastAsia"/>
          <w:sz w:val="21"/>
          <w:szCs w:val="21"/>
        </w:rPr>
        <w:t>降水类别</w:t>
      </w:r>
      <w:r w:rsidRPr="00B05D09">
        <w:rPr>
          <w:rFonts w:ascii="Times New Roman" w:eastAsia="宋体" w:hAnsi="Times New Roman" w:cs="Times New Roman"/>
          <w:sz w:val="21"/>
          <w:szCs w:val="21"/>
        </w:rPr>
        <w:t>由条件概率和先验概率</w:t>
      </w:r>
      <w:r w:rsidR="00B9172E">
        <w:rPr>
          <w:rFonts w:ascii="Times New Roman" w:eastAsia="宋体" w:hAnsi="Times New Roman" w:cs="Times New Roman" w:hint="eastAsia"/>
          <w:sz w:val="21"/>
          <w:szCs w:val="21"/>
        </w:rPr>
        <w:t>共同</w:t>
      </w:r>
      <w:r w:rsidRPr="00B05D09">
        <w:rPr>
          <w:rFonts w:ascii="Times New Roman" w:eastAsia="宋体" w:hAnsi="Times New Roman" w:cs="Times New Roman"/>
          <w:sz w:val="21"/>
          <w:szCs w:val="21"/>
        </w:rPr>
        <w:t>决定。为了能够准确计算这两种概率，需要进行拉普拉斯修正</w:t>
      </w:r>
      <w:r w:rsidR="00AC274E">
        <w:rPr>
          <w:rFonts w:ascii="Times New Roman" w:eastAsia="宋体" w:hAnsi="Times New Roman" w:cs="Times New Roman" w:hint="eastAsia"/>
          <w:sz w:val="21"/>
          <w:szCs w:val="21"/>
        </w:rPr>
        <w:t>,</w:t>
      </w:r>
      <w:r w:rsidR="00B9172E">
        <w:rPr>
          <w:rFonts w:ascii="Times New Roman" w:eastAsia="宋体" w:hAnsi="Times New Roman" w:cs="Times New Roman" w:hint="eastAsia"/>
          <w:sz w:val="21"/>
          <w:szCs w:val="21"/>
        </w:rPr>
        <w:t>以避免零概率问题并提高模型的稳定性。</w:t>
      </w:r>
      <w:r w:rsidRPr="00B05D09">
        <w:rPr>
          <w:rFonts w:ascii="Times New Roman" w:eastAsia="宋体" w:hAnsi="Times New Roman" w:cs="Times New Roman"/>
          <w:sz w:val="21"/>
          <w:szCs w:val="21"/>
        </w:rPr>
        <w:t>先验概率可由如下公式（</w:t>
      </w:r>
      <w:r w:rsidRPr="00B05D09">
        <w:rPr>
          <w:rFonts w:ascii="Times New Roman" w:eastAsia="宋体" w:hAnsi="Times New Roman" w:cs="Times New Roman"/>
          <w:sz w:val="21"/>
          <w:szCs w:val="21"/>
        </w:rPr>
        <w:t>4</w:t>
      </w:r>
      <w:r w:rsidRPr="00B05D09">
        <w:rPr>
          <w:rFonts w:ascii="Times New Roman" w:eastAsia="宋体" w:hAnsi="Times New Roman" w:cs="Times New Roman"/>
          <w:sz w:val="21"/>
          <w:szCs w:val="21"/>
        </w:rPr>
        <w:t>）进行计算：</w:t>
      </w:r>
    </w:p>
    <w:p w14:paraId="0491A45C" w14:textId="4B111490" w:rsidR="00032D7A" w:rsidRPr="00B05D09" w:rsidRDefault="00032D7A" w:rsidP="00096D50">
      <w:pPr>
        <w:pStyle w:val="MTDisplayEquation"/>
        <w:ind w:firstLineChars="1400" w:firstLine="2940"/>
        <w:jc w:val="center"/>
        <w:rPr>
          <w:rFonts w:ascii="Times New Roman" w:hAnsi="Times New Roman"/>
        </w:rPr>
      </w:pPr>
      <w:r w:rsidRPr="00B05D09">
        <w:rPr>
          <w:rFonts w:ascii="Times New Roman" w:hAnsi="Times New Roman"/>
          <w:position w:val="-24"/>
        </w:rPr>
        <w:object w:dxaOrig="1620" w:dyaOrig="620" w14:anchorId="0C0D7D60">
          <v:shape id="_x0000_i1049" type="#_x0000_t75" style="width:80.15pt;height:31.3pt" o:ole="">
            <v:imagedata r:id="rId58" o:title=""/>
          </v:shape>
          <o:OLEObject Type="Embed" ProgID="Equation.DSMT4" ShapeID="_x0000_i1049" DrawAspect="Content" ObjectID="_1798191695" r:id="rId59"/>
        </w:object>
      </w:r>
      <w:r w:rsidR="00096D50">
        <w:rPr>
          <w:rFonts w:ascii="Times New Roman" w:hAnsi="Times New Roman" w:hint="eastAsia"/>
        </w:rPr>
        <w:t xml:space="preserve">                               </w:t>
      </w:r>
      <w:r w:rsidRPr="00B05D09">
        <w:rPr>
          <w:rFonts w:ascii="Times New Roman" w:hAnsi="Times New Roman"/>
        </w:rPr>
        <w:fldChar w:fldCharType="begin"/>
      </w:r>
      <w:r w:rsidRPr="00B05D09">
        <w:rPr>
          <w:rFonts w:ascii="Times New Roman" w:hAnsi="Times New Roman"/>
        </w:rPr>
        <w:instrText xml:space="preserve"> MACROBUTTON MTPlaceRef \* MERGEFORMAT </w:instrText>
      </w:r>
      <w:r w:rsidRPr="00B05D09">
        <w:rPr>
          <w:rFonts w:ascii="Times New Roman" w:hAnsi="Times New Roman"/>
        </w:rPr>
        <w:fldChar w:fldCharType="begin"/>
      </w:r>
      <w:r w:rsidRPr="00B05D09">
        <w:rPr>
          <w:rFonts w:ascii="Times New Roman" w:hAnsi="Times New Roman"/>
        </w:rPr>
        <w:instrText xml:space="preserve"> SEQ MTEqn \h \* MERGEFORMAT </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MTSec \c \* Arabic \* MERGEFORMAT </w:instrText>
      </w:r>
      <w:r w:rsidRPr="00B05D09">
        <w:rPr>
          <w:rFonts w:ascii="Times New Roman" w:hAnsi="Times New Roman"/>
        </w:rPr>
        <w:fldChar w:fldCharType="separate"/>
      </w:r>
      <w:r w:rsidRPr="00B05D09">
        <w:rPr>
          <w:rFonts w:ascii="Times New Roman" w:hAnsi="Times New Roman"/>
          <w:noProof/>
        </w:rPr>
        <w:instrText>1</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MTEqn \c \* Arabic \* MERGEFORMAT </w:instrText>
      </w:r>
      <w:r w:rsidRPr="00B05D09">
        <w:rPr>
          <w:rFonts w:ascii="Times New Roman" w:hAnsi="Times New Roman"/>
        </w:rPr>
        <w:fldChar w:fldCharType="separate"/>
      </w:r>
      <w:r w:rsidRPr="00B05D09">
        <w:rPr>
          <w:rFonts w:ascii="Times New Roman" w:hAnsi="Times New Roman"/>
          <w:noProof/>
        </w:rPr>
        <w:instrText>4</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end"/>
      </w:r>
    </w:p>
    <w:p w14:paraId="625B1458" w14:textId="1DA5271A" w:rsidR="00032D7A" w:rsidRPr="00B05D09" w:rsidRDefault="00032D7A" w:rsidP="005248AF">
      <w:pPr>
        <w:spacing w:after="0"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对于离散</w:t>
      </w:r>
      <w:r w:rsidR="00D506C7">
        <w:rPr>
          <w:rFonts w:ascii="Times New Roman" w:eastAsia="宋体" w:hAnsi="Times New Roman" w:cs="Times New Roman" w:hint="eastAsia"/>
          <w:sz w:val="21"/>
          <w:szCs w:val="21"/>
        </w:rPr>
        <w:t>数据</w:t>
      </w:r>
      <w:r w:rsidRPr="00B05D09">
        <w:rPr>
          <w:rFonts w:ascii="Times New Roman" w:eastAsia="宋体" w:hAnsi="Times New Roman" w:cs="Times New Roman"/>
          <w:sz w:val="21"/>
          <w:szCs w:val="21"/>
        </w:rPr>
        <w:t>而言，令</w:t>
      </w:r>
      <w:r w:rsidRPr="00B05D09">
        <w:rPr>
          <w:rFonts w:ascii="Times New Roman" w:eastAsia="宋体" w:hAnsi="Times New Roman" w:cs="Times New Roman"/>
          <w:position w:val="-14"/>
          <w:sz w:val="21"/>
          <w:szCs w:val="21"/>
        </w:rPr>
        <w:object w:dxaOrig="600" w:dyaOrig="380" w14:anchorId="7C8F7FF2">
          <v:shape id="_x0000_i1050" type="#_x0000_t75" style="width:30.7pt;height:18.15pt" o:ole="">
            <v:imagedata r:id="rId60" o:title=""/>
          </v:shape>
          <o:OLEObject Type="Embed" ProgID="Equation.DSMT4" ShapeID="_x0000_i1050" DrawAspect="Content" ObjectID="_1798191696" r:id="rId61"/>
        </w:object>
      </w:r>
      <w:r w:rsidRPr="00B05D09">
        <w:rPr>
          <w:rFonts w:ascii="Times New Roman" w:eastAsia="宋体" w:hAnsi="Times New Roman" w:cs="Times New Roman"/>
          <w:sz w:val="21"/>
          <w:szCs w:val="21"/>
        </w:rPr>
        <w:t>表示</w:t>
      </w:r>
      <w:bookmarkStart w:id="2" w:name="OLE_LINK2"/>
      <w:r w:rsidRPr="00B05D09">
        <w:rPr>
          <w:rFonts w:ascii="Times New Roman" w:eastAsia="宋体" w:hAnsi="Times New Roman" w:cs="Times New Roman"/>
          <w:position w:val="-12"/>
          <w:sz w:val="21"/>
          <w:szCs w:val="21"/>
        </w:rPr>
        <w:object w:dxaOrig="360" w:dyaOrig="360" w14:anchorId="282C7056">
          <v:shape id="_x0000_i1051" type="#_x0000_t75" style="width:18.15pt;height:18.15pt" o:ole="">
            <v:imagedata r:id="rId62" o:title=""/>
          </v:shape>
          <o:OLEObject Type="Embed" ProgID="Equation.DSMT4" ShapeID="_x0000_i1051" DrawAspect="Content" ObjectID="_1798191697" r:id="rId63"/>
        </w:object>
      </w:r>
      <w:bookmarkEnd w:id="2"/>
      <w:r w:rsidRPr="00B05D09">
        <w:rPr>
          <w:rFonts w:ascii="Times New Roman" w:eastAsia="宋体" w:hAnsi="Times New Roman" w:cs="Times New Roman"/>
          <w:sz w:val="21"/>
          <w:szCs w:val="21"/>
        </w:rPr>
        <w:t>中第</w:t>
      </w:r>
      <w:r w:rsidRPr="00B05D09">
        <w:rPr>
          <w:rFonts w:ascii="Times New Roman" w:eastAsia="宋体" w:hAnsi="Times New Roman" w:cs="Times New Roman"/>
          <w:position w:val="-6"/>
          <w:sz w:val="21"/>
          <w:szCs w:val="21"/>
        </w:rPr>
        <w:object w:dxaOrig="220" w:dyaOrig="279" w14:anchorId="4BDE4BD0">
          <v:shape id="_x0000_i1052" type="#_x0000_t75" style="width:10.65pt;height:13.15pt" o:ole="">
            <v:imagedata r:id="rId64" o:title=""/>
          </v:shape>
          <o:OLEObject Type="Embed" ProgID="Equation.DSMT4" ShapeID="_x0000_i1052" DrawAspect="Content" ObjectID="_1798191698" r:id="rId65"/>
        </w:object>
      </w:r>
      <w:r w:rsidRPr="00B05D09">
        <w:rPr>
          <w:rFonts w:ascii="Times New Roman" w:eastAsia="宋体" w:hAnsi="Times New Roman" w:cs="Times New Roman"/>
          <w:sz w:val="21"/>
          <w:szCs w:val="21"/>
        </w:rPr>
        <w:t>个</w:t>
      </w:r>
      <w:r w:rsidR="008247D7">
        <w:rPr>
          <w:rFonts w:ascii="Times New Roman" w:eastAsia="宋体" w:hAnsi="Times New Roman" w:cs="Times New Roman" w:hint="eastAsia"/>
          <w:sz w:val="21"/>
          <w:szCs w:val="21"/>
        </w:rPr>
        <w:t>特征</w:t>
      </w:r>
      <w:r w:rsidRPr="00B05D09">
        <w:rPr>
          <w:rFonts w:ascii="Times New Roman" w:eastAsia="宋体" w:hAnsi="Times New Roman" w:cs="Times New Roman"/>
          <w:sz w:val="21"/>
          <w:szCs w:val="21"/>
        </w:rPr>
        <w:t>上取值为</w:t>
      </w:r>
      <w:r w:rsidRPr="00B05D09">
        <w:rPr>
          <w:rFonts w:ascii="Times New Roman" w:eastAsia="宋体" w:hAnsi="Times New Roman" w:cs="Times New Roman"/>
          <w:position w:val="-12"/>
          <w:sz w:val="21"/>
          <w:szCs w:val="21"/>
        </w:rPr>
        <w:object w:dxaOrig="279" w:dyaOrig="360" w14:anchorId="2A0F49B9">
          <v:shape id="_x0000_i1053" type="#_x0000_t75" style="width:13.15pt;height:18.15pt" o:ole="">
            <v:imagedata r:id="rId66" o:title=""/>
          </v:shape>
          <o:OLEObject Type="Embed" ProgID="Equation.DSMT4" ShapeID="_x0000_i1053" DrawAspect="Content" ObjectID="_1798191699" r:id="rId67"/>
        </w:object>
      </w:r>
      <w:r w:rsidRPr="00B05D09">
        <w:rPr>
          <w:rFonts w:ascii="Times New Roman" w:eastAsia="宋体" w:hAnsi="Times New Roman" w:cs="Times New Roman"/>
          <w:sz w:val="21"/>
          <w:szCs w:val="21"/>
        </w:rPr>
        <w:t>的样本组成的集合，</w:t>
      </w:r>
      <w:r w:rsidRPr="00B05D09">
        <w:rPr>
          <w:rFonts w:ascii="Times New Roman" w:eastAsia="宋体" w:hAnsi="Times New Roman" w:cs="Times New Roman"/>
          <w:position w:val="-12"/>
          <w:sz w:val="21"/>
          <w:szCs w:val="21"/>
        </w:rPr>
        <w:object w:dxaOrig="620" w:dyaOrig="360" w14:anchorId="278C0BE9">
          <v:shape id="_x0000_i1054" type="#_x0000_t75" style="width:31.3pt;height:18.15pt" o:ole="">
            <v:imagedata r:id="rId68" o:title=""/>
          </v:shape>
          <o:OLEObject Type="Embed" ProgID="Equation.DSMT4" ShapeID="_x0000_i1054" DrawAspect="Content" ObjectID="_1798191700" r:id="rId69"/>
        </w:object>
      </w:r>
      <w:r w:rsidRPr="00B05D09">
        <w:rPr>
          <w:rFonts w:ascii="Times New Roman" w:eastAsia="宋体" w:hAnsi="Times New Roman" w:cs="Times New Roman"/>
          <w:sz w:val="21"/>
          <w:szCs w:val="21"/>
        </w:rPr>
        <w:t>表示第</w:t>
      </w:r>
      <w:r w:rsidRPr="00B05D09">
        <w:rPr>
          <w:rFonts w:ascii="Times New Roman" w:eastAsia="宋体" w:hAnsi="Times New Roman" w:cs="Times New Roman"/>
          <w:position w:val="-6"/>
          <w:sz w:val="21"/>
          <w:szCs w:val="21"/>
        </w:rPr>
        <w:object w:dxaOrig="220" w:dyaOrig="279" w14:anchorId="42B1AAFB">
          <v:shape id="_x0000_i1055" type="#_x0000_t75" style="width:10.65pt;height:13.15pt" o:ole="">
            <v:imagedata r:id="rId64" o:title=""/>
          </v:shape>
          <o:OLEObject Type="Embed" ProgID="Equation.DSMT4" ShapeID="_x0000_i1055" DrawAspect="Content" ObjectID="_1798191701" r:id="rId70"/>
        </w:object>
      </w:r>
      <w:r w:rsidRPr="00B05D09">
        <w:rPr>
          <w:rFonts w:ascii="Times New Roman" w:eastAsia="宋体" w:hAnsi="Times New Roman" w:cs="Times New Roman"/>
          <w:sz w:val="21"/>
          <w:szCs w:val="21"/>
        </w:rPr>
        <w:t>个</w:t>
      </w:r>
      <w:r w:rsidR="008247D7">
        <w:rPr>
          <w:rFonts w:ascii="Times New Roman" w:eastAsia="宋体" w:hAnsi="Times New Roman" w:cs="Times New Roman" w:hint="eastAsia"/>
          <w:sz w:val="21"/>
          <w:szCs w:val="21"/>
        </w:rPr>
        <w:t>特征</w:t>
      </w:r>
      <w:r w:rsidRPr="00B05D09">
        <w:rPr>
          <w:rFonts w:ascii="Times New Roman" w:eastAsia="宋体" w:hAnsi="Times New Roman" w:cs="Times New Roman"/>
          <w:sz w:val="21"/>
          <w:szCs w:val="21"/>
        </w:rPr>
        <w:t>可能取值的个数，则条件概率</w:t>
      </w:r>
      <w:r w:rsidRPr="00B05D09">
        <w:rPr>
          <w:rFonts w:ascii="Times New Roman" w:eastAsia="宋体" w:hAnsi="Times New Roman" w:cs="Times New Roman"/>
          <w:position w:val="-16"/>
          <w:sz w:val="21"/>
          <w:szCs w:val="21"/>
        </w:rPr>
        <w:object w:dxaOrig="980" w:dyaOrig="440" w14:anchorId="34F94802">
          <v:shape id="_x0000_i1056" type="#_x0000_t75" style="width:48.85pt;height:21.9pt" o:ole="">
            <v:imagedata r:id="rId71" o:title=""/>
          </v:shape>
          <o:OLEObject Type="Embed" ProgID="Equation.DSMT4" ShapeID="_x0000_i1056" DrawAspect="Content" ObjectID="_1798191702" r:id="rId72"/>
        </w:object>
      </w:r>
      <w:r w:rsidRPr="00B05D09">
        <w:rPr>
          <w:rFonts w:ascii="Times New Roman" w:eastAsia="宋体" w:hAnsi="Times New Roman" w:cs="Times New Roman"/>
          <w:sz w:val="21"/>
          <w:szCs w:val="21"/>
        </w:rPr>
        <w:t>可估计为</w:t>
      </w:r>
    </w:p>
    <w:p w14:paraId="5B285347" w14:textId="467EB07C" w:rsidR="00032D7A" w:rsidRPr="00B05D09" w:rsidRDefault="00032D7A" w:rsidP="00096D50">
      <w:pPr>
        <w:pStyle w:val="MTDisplayEquation"/>
        <w:ind w:firstLineChars="1400" w:firstLine="2940"/>
        <w:jc w:val="center"/>
        <w:rPr>
          <w:rFonts w:ascii="Times New Roman" w:hAnsi="Times New Roman"/>
        </w:rPr>
      </w:pPr>
      <w:r w:rsidRPr="00B05D09">
        <w:rPr>
          <w:rFonts w:ascii="Times New Roman" w:hAnsi="Times New Roman"/>
          <w:position w:val="-30"/>
        </w:rPr>
        <w:object w:dxaOrig="2340" w:dyaOrig="720" w14:anchorId="3D187AB8">
          <v:shape id="_x0000_i1057" type="#_x0000_t75" style="width:117.1pt;height:36.3pt" o:ole="">
            <v:imagedata r:id="rId73" o:title=""/>
          </v:shape>
          <o:OLEObject Type="Embed" ProgID="Equation.DSMT4" ShapeID="_x0000_i1057" DrawAspect="Content" ObjectID="_1798191703" r:id="rId74"/>
        </w:object>
      </w:r>
      <w:r w:rsidR="00096D50">
        <w:rPr>
          <w:rFonts w:ascii="Times New Roman" w:hAnsi="Times New Roman" w:hint="eastAsia"/>
        </w:rPr>
        <w:t xml:space="preserve">                        </w:t>
      </w:r>
      <w:r w:rsidRPr="00B05D09">
        <w:rPr>
          <w:rFonts w:ascii="Times New Roman" w:hAnsi="Times New Roman"/>
        </w:rPr>
        <w:fldChar w:fldCharType="begin"/>
      </w:r>
      <w:r w:rsidRPr="00B05D09">
        <w:rPr>
          <w:rFonts w:ascii="Times New Roman" w:hAnsi="Times New Roman"/>
        </w:rPr>
        <w:instrText xml:space="preserve"> MACROBUTTON MTPlaceRef \* MERGEFORMAT </w:instrText>
      </w:r>
      <w:r w:rsidRPr="00B05D09">
        <w:rPr>
          <w:rFonts w:ascii="Times New Roman" w:hAnsi="Times New Roman"/>
        </w:rPr>
        <w:fldChar w:fldCharType="begin"/>
      </w:r>
      <w:r w:rsidRPr="00B05D09">
        <w:rPr>
          <w:rFonts w:ascii="Times New Roman" w:hAnsi="Times New Roman"/>
        </w:rPr>
        <w:instrText xml:space="preserve"> SEQ MTEqn \h \* MERGEFORMAT </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MTSec \c \* Arabic \* MERGEFORMAT </w:instrText>
      </w:r>
      <w:r w:rsidRPr="00B05D09">
        <w:rPr>
          <w:rFonts w:ascii="Times New Roman" w:hAnsi="Times New Roman"/>
        </w:rPr>
        <w:fldChar w:fldCharType="separate"/>
      </w:r>
      <w:r w:rsidRPr="00B05D09">
        <w:rPr>
          <w:rFonts w:ascii="Times New Roman" w:hAnsi="Times New Roman"/>
          <w:noProof/>
        </w:rPr>
        <w:instrText>1</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MTEqn \c \* Arabic \* MERGEFORMAT </w:instrText>
      </w:r>
      <w:r w:rsidRPr="00B05D09">
        <w:rPr>
          <w:rFonts w:ascii="Times New Roman" w:hAnsi="Times New Roman"/>
        </w:rPr>
        <w:fldChar w:fldCharType="separate"/>
      </w:r>
      <w:r w:rsidRPr="00B05D09">
        <w:rPr>
          <w:rFonts w:ascii="Times New Roman" w:hAnsi="Times New Roman"/>
          <w:noProof/>
        </w:rPr>
        <w:instrText>5</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end"/>
      </w:r>
    </w:p>
    <w:p w14:paraId="350FA66E" w14:textId="542A2E99" w:rsidR="00032D7A" w:rsidRPr="00B05D09" w:rsidRDefault="00032D7A" w:rsidP="005248AF">
      <w:pPr>
        <w:spacing w:after="0"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对于连续</w:t>
      </w:r>
      <w:r w:rsidR="00D506C7">
        <w:rPr>
          <w:rFonts w:ascii="Times New Roman" w:eastAsia="宋体" w:hAnsi="Times New Roman" w:cs="Times New Roman" w:hint="eastAsia"/>
          <w:sz w:val="21"/>
          <w:szCs w:val="21"/>
        </w:rPr>
        <w:t>数据</w:t>
      </w:r>
      <w:r w:rsidR="00EF218A">
        <w:rPr>
          <w:rFonts w:ascii="Times New Roman" w:eastAsia="宋体" w:hAnsi="Times New Roman" w:cs="Times New Roman" w:hint="eastAsia"/>
          <w:sz w:val="21"/>
          <w:szCs w:val="21"/>
        </w:rPr>
        <w:t>而言</w:t>
      </w:r>
      <w:r w:rsidRPr="00B05D09">
        <w:rPr>
          <w:rFonts w:ascii="Times New Roman" w:eastAsia="宋体" w:hAnsi="Times New Roman" w:cs="Times New Roman"/>
          <w:sz w:val="21"/>
          <w:szCs w:val="21"/>
        </w:rPr>
        <w:t>，主要通过</w:t>
      </w:r>
      <w:r w:rsidRPr="00B05D09">
        <w:rPr>
          <w:rFonts w:ascii="Times New Roman" w:eastAsia="宋体" w:hAnsi="Times New Roman" w:cs="Times New Roman"/>
          <w:sz w:val="21"/>
          <w:szCs w:val="21"/>
        </w:rPr>
        <w:t>Parzen</w:t>
      </w:r>
      <w:r w:rsidRPr="00B05D09">
        <w:rPr>
          <w:rFonts w:ascii="Times New Roman" w:eastAsia="宋体" w:hAnsi="Times New Roman" w:cs="Times New Roman"/>
          <w:sz w:val="21"/>
          <w:szCs w:val="21"/>
        </w:rPr>
        <w:t>窗口法来估计。假定</w:t>
      </w:r>
      <w:bookmarkStart w:id="3" w:name="OLE_LINK1"/>
      <w:r w:rsidRPr="00B05D09">
        <w:rPr>
          <w:rFonts w:ascii="Times New Roman" w:eastAsia="宋体" w:hAnsi="Times New Roman" w:cs="Times New Roman"/>
          <w:position w:val="-18"/>
          <w:sz w:val="21"/>
          <w:szCs w:val="21"/>
        </w:rPr>
        <w:object w:dxaOrig="2600" w:dyaOrig="480" w14:anchorId="6F28B145">
          <v:shape id="_x0000_i1058" type="#_x0000_t75" style="width:130.85pt;height:23.15pt" o:ole="">
            <v:imagedata r:id="rId75" o:title=""/>
          </v:shape>
          <o:OLEObject Type="Embed" ProgID="Equation.DSMT4" ShapeID="_x0000_i1058" DrawAspect="Content" ObjectID="_1798191704" r:id="rId76"/>
        </w:object>
      </w:r>
      <w:bookmarkEnd w:id="3"/>
      <w:r w:rsidRPr="00B05D09">
        <w:rPr>
          <w:rFonts w:ascii="Times New Roman" w:eastAsia="宋体" w:hAnsi="Times New Roman" w:cs="Times New Roman"/>
          <w:sz w:val="21"/>
          <w:szCs w:val="21"/>
        </w:rPr>
        <w:t>,</w:t>
      </w:r>
      <w:r w:rsidRPr="00B05D09">
        <w:rPr>
          <w:rFonts w:ascii="Times New Roman" w:eastAsia="宋体" w:hAnsi="Times New Roman" w:cs="Times New Roman"/>
          <w:sz w:val="21"/>
          <w:szCs w:val="21"/>
        </w:rPr>
        <w:t>其中</w:t>
      </w:r>
      <w:r w:rsidRPr="00B05D09">
        <w:rPr>
          <w:rFonts w:ascii="Times New Roman" w:eastAsia="宋体" w:hAnsi="Times New Roman" w:cs="Times New Roman"/>
          <w:position w:val="-16"/>
          <w:sz w:val="21"/>
          <w:szCs w:val="21"/>
        </w:rPr>
        <w:object w:dxaOrig="480" w:dyaOrig="400" w14:anchorId="07258866">
          <v:shape id="_x0000_i1059" type="#_x0000_t75" style="width:23.15pt;height:19.4pt" o:ole="">
            <v:imagedata r:id="rId77" o:title=""/>
          </v:shape>
          <o:OLEObject Type="Embed" ProgID="Equation.DSMT4" ShapeID="_x0000_i1059" DrawAspect="Content" ObjectID="_1798191705" r:id="rId78"/>
        </w:object>
      </w:r>
      <w:r w:rsidRPr="00B05D09">
        <w:rPr>
          <w:rFonts w:ascii="Times New Roman" w:eastAsia="宋体" w:hAnsi="Times New Roman" w:cs="Times New Roman"/>
          <w:sz w:val="21"/>
          <w:szCs w:val="21"/>
        </w:rPr>
        <w:t>和</w:t>
      </w:r>
      <w:r w:rsidRPr="00B05D09">
        <w:rPr>
          <w:rFonts w:ascii="Times New Roman" w:eastAsia="宋体" w:hAnsi="Times New Roman" w:cs="Times New Roman"/>
          <w:position w:val="-14"/>
          <w:sz w:val="21"/>
          <w:szCs w:val="21"/>
        </w:rPr>
        <w:object w:dxaOrig="520" w:dyaOrig="400" w14:anchorId="45EE6CEC">
          <v:shape id="_x0000_i1060" type="#_x0000_t75" style="width:25.65pt;height:19.4pt" o:ole="">
            <v:imagedata r:id="rId79" o:title=""/>
          </v:shape>
          <o:OLEObject Type="Embed" ProgID="Equation.DSMT4" ShapeID="_x0000_i1060" DrawAspect="Content" ObjectID="_1798191706" r:id="rId80"/>
        </w:object>
      </w:r>
      <w:r w:rsidRPr="00B05D09">
        <w:rPr>
          <w:rFonts w:ascii="Times New Roman" w:eastAsia="宋体" w:hAnsi="Times New Roman" w:cs="Times New Roman"/>
          <w:sz w:val="21"/>
          <w:szCs w:val="21"/>
        </w:rPr>
        <w:t>分别是第</w:t>
      </w:r>
      <w:r w:rsidRPr="00B05D09">
        <w:rPr>
          <w:rFonts w:ascii="Times New Roman" w:eastAsia="宋体" w:hAnsi="Times New Roman" w:cs="Times New Roman"/>
          <w:position w:val="-12"/>
          <w:sz w:val="21"/>
          <w:szCs w:val="21"/>
        </w:rPr>
        <w:object w:dxaOrig="279" w:dyaOrig="360" w14:anchorId="66D57897">
          <v:shape id="_x0000_i1061" type="#_x0000_t75" style="width:13.15pt;height:18.15pt" o:ole="">
            <v:imagedata r:id="rId81" o:title=""/>
          </v:shape>
          <o:OLEObject Type="Embed" ProgID="Equation.DSMT4" ShapeID="_x0000_i1061" DrawAspect="Content" ObjectID="_1798191707" r:id="rId82"/>
        </w:object>
      </w:r>
      <w:r w:rsidRPr="00B05D09">
        <w:rPr>
          <w:rFonts w:ascii="Times New Roman" w:eastAsia="宋体" w:hAnsi="Times New Roman" w:cs="Times New Roman"/>
          <w:sz w:val="21"/>
          <w:szCs w:val="21"/>
        </w:rPr>
        <w:t>类样本在第</w:t>
      </w:r>
      <w:r w:rsidRPr="00B05D09">
        <w:rPr>
          <w:rFonts w:ascii="Times New Roman" w:eastAsia="宋体" w:hAnsi="Times New Roman" w:cs="Times New Roman"/>
          <w:position w:val="-6"/>
          <w:sz w:val="21"/>
          <w:szCs w:val="21"/>
        </w:rPr>
        <w:object w:dxaOrig="220" w:dyaOrig="279" w14:anchorId="26803769">
          <v:shape id="_x0000_i1062" type="#_x0000_t75" style="width:10.65pt;height:13.15pt" o:ole="">
            <v:imagedata r:id="rId64" o:title=""/>
          </v:shape>
          <o:OLEObject Type="Embed" ProgID="Equation.DSMT4" ShapeID="_x0000_i1062" DrawAspect="Content" ObjectID="_1798191708" r:id="rId83"/>
        </w:object>
      </w:r>
      <w:r w:rsidR="00DE5C2D">
        <w:rPr>
          <w:rFonts w:ascii="Times New Roman" w:eastAsia="宋体" w:hAnsi="Times New Roman" w:cs="Times New Roman" w:hint="eastAsia"/>
          <w:sz w:val="21"/>
          <w:szCs w:val="21"/>
        </w:rPr>
        <w:t xml:space="preserve"> </w:t>
      </w:r>
      <w:r w:rsidRPr="00B05D09">
        <w:rPr>
          <w:rFonts w:ascii="Times New Roman" w:eastAsia="宋体" w:hAnsi="Times New Roman" w:cs="Times New Roman"/>
          <w:sz w:val="21"/>
          <w:szCs w:val="21"/>
        </w:rPr>
        <w:t>个</w:t>
      </w:r>
      <w:r w:rsidR="008247D7">
        <w:rPr>
          <w:rFonts w:ascii="Times New Roman" w:eastAsia="宋体" w:hAnsi="Times New Roman" w:cs="Times New Roman" w:hint="eastAsia"/>
          <w:sz w:val="21"/>
          <w:szCs w:val="21"/>
        </w:rPr>
        <w:t>特征</w:t>
      </w:r>
      <w:r w:rsidRPr="00B05D09">
        <w:rPr>
          <w:rFonts w:ascii="Times New Roman" w:eastAsia="宋体" w:hAnsi="Times New Roman" w:cs="Times New Roman"/>
          <w:sz w:val="21"/>
          <w:szCs w:val="21"/>
        </w:rPr>
        <w:t>上取值的均值和方差，则条件概率可估计为</w:t>
      </w:r>
    </w:p>
    <w:p w14:paraId="3470A96C" w14:textId="3800DCCE" w:rsidR="00032D7A" w:rsidRPr="00B05D09" w:rsidRDefault="00032D7A" w:rsidP="00096D50">
      <w:pPr>
        <w:pStyle w:val="MTDisplayEquation"/>
        <w:ind w:firstLineChars="1200" w:firstLine="2520"/>
        <w:jc w:val="center"/>
        <w:rPr>
          <w:rFonts w:ascii="Times New Roman" w:hAnsi="Times New Roman"/>
        </w:rPr>
      </w:pPr>
      <w:r w:rsidRPr="00B05D09">
        <w:rPr>
          <w:rFonts w:ascii="Times New Roman" w:hAnsi="Times New Roman"/>
          <w:position w:val="-48"/>
        </w:rPr>
        <w:object w:dxaOrig="4099" w:dyaOrig="1080" w14:anchorId="1DC5530F">
          <v:shape id="_x0000_i1063" type="#_x0000_t75" style="width:205.35pt;height:53.85pt" o:ole="">
            <v:imagedata r:id="rId84" o:title=""/>
          </v:shape>
          <o:OLEObject Type="Embed" ProgID="Equation.DSMT4" ShapeID="_x0000_i1063" DrawAspect="Content" ObjectID="_1798191709" r:id="rId85"/>
        </w:object>
      </w:r>
      <w:r w:rsidR="00096D50">
        <w:rPr>
          <w:rFonts w:ascii="Times New Roman" w:hAnsi="Times New Roman" w:hint="eastAsia"/>
        </w:rPr>
        <w:t xml:space="preserve">          </w:t>
      </w:r>
      <w:r w:rsidRPr="00B05D09">
        <w:rPr>
          <w:rFonts w:ascii="Times New Roman" w:hAnsi="Times New Roman"/>
        </w:rPr>
        <w:fldChar w:fldCharType="begin"/>
      </w:r>
      <w:r w:rsidRPr="00B05D09">
        <w:rPr>
          <w:rFonts w:ascii="Times New Roman" w:hAnsi="Times New Roman"/>
        </w:rPr>
        <w:instrText xml:space="preserve"> MACROBUTTON MTPlaceRef \* MERGEFORMAT </w:instrText>
      </w:r>
      <w:r w:rsidRPr="00B05D09">
        <w:rPr>
          <w:rFonts w:ascii="Times New Roman" w:hAnsi="Times New Roman"/>
        </w:rPr>
        <w:fldChar w:fldCharType="begin"/>
      </w:r>
      <w:r w:rsidRPr="00B05D09">
        <w:rPr>
          <w:rFonts w:ascii="Times New Roman" w:hAnsi="Times New Roman"/>
        </w:rPr>
        <w:instrText xml:space="preserve"> SEQ MTEqn \h \* MERGEFORMAT </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MTSec \c \* Arabic \* MERGEFORMAT </w:instrText>
      </w:r>
      <w:r w:rsidRPr="00B05D09">
        <w:rPr>
          <w:rFonts w:ascii="Times New Roman" w:hAnsi="Times New Roman"/>
        </w:rPr>
        <w:fldChar w:fldCharType="separate"/>
      </w:r>
      <w:r w:rsidRPr="00B05D09">
        <w:rPr>
          <w:rFonts w:ascii="Times New Roman" w:hAnsi="Times New Roman"/>
          <w:noProof/>
        </w:rPr>
        <w:instrText>1</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begin"/>
      </w:r>
      <w:r w:rsidRPr="00B05D09">
        <w:rPr>
          <w:rFonts w:ascii="Times New Roman" w:hAnsi="Times New Roman"/>
        </w:rPr>
        <w:instrText xml:space="preserve"> SEQ MTEqn \c \* Arabic \* MERGEFORMAT </w:instrText>
      </w:r>
      <w:r w:rsidRPr="00B05D09">
        <w:rPr>
          <w:rFonts w:ascii="Times New Roman" w:hAnsi="Times New Roman"/>
        </w:rPr>
        <w:fldChar w:fldCharType="separate"/>
      </w:r>
      <w:r w:rsidRPr="00B05D09">
        <w:rPr>
          <w:rFonts w:ascii="Times New Roman" w:hAnsi="Times New Roman"/>
          <w:noProof/>
        </w:rPr>
        <w:instrText>6</w:instrText>
      </w:r>
      <w:r w:rsidRPr="00B05D09">
        <w:rPr>
          <w:rFonts w:ascii="Times New Roman" w:hAnsi="Times New Roman"/>
        </w:rPr>
        <w:fldChar w:fldCharType="end"/>
      </w:r>
      <w:r w:rsidRPr="00B05D09">
        <w:rPr>
          <w:rFonts w:ascii="Times New Roman" w:hAnsi="Times New Roman"/>
        </w:rPr>
        <w:instrText>)</w:instrText>
      </w:r>
      <w:r w:rsidRPr="00B05D09">
        <w:rPr>
          <w:rFonts w:ascii="Times New Roman" w:hAnsi="Times New Roman"/>
        </w:rPr>
        <w:fldChar w:fldCharType="end"/>
      </w:r>
    </w:p>
    <w:p w14:paraId="61205771" w14:textId="3DE3D1B3" w:rsidR="00032D7A" w:rsidRDefault="00032D7A" w:rsidP="00EB5A5F">
      <w:pPr>
        <w:spacing w:after="0" w:line="360" w:lineRule="auto"/>
        <w:ind w:firstLine="420"/>
        <w:jc w:val="both"/>
        <w:rPr>
          <w:rFonts w:ascii="Times New Roman" w:eastAsia="宋体" w:hAnsi="Times New Roman" w:cs="Times New Roman"/>
          <w:sz w:val="21"/>
          <w:szCs w:val="21"/>
        </w:rPr>
      </w:pPr>
      <w:r w:rsidRPr="00B05D09">
        <w:rPr>
          <w:rFonts w:ascii="Times New Roman" w:eastAsia="宋体" w:hAnsi="Times New Roman" w:cs="Times New Roman"/>
          <w:sz w:val="21"/>
          <w:szCs w:val="21"/>
        </w:rPr>
        <w:t>由于先验概率是稳定的数值</w:t>
      </w:r>
      <w:r w:rsidRPr="00B05D09">
        <w:rPr>
          <w:rFonts w:ascii="Times New Roman" w:eastAsia="宋体" w:hAnsi="Times New Roman" w:cs="Times New Roman"/>
          <w:sz w:val="21"/>
          <w:szCs w:val="21"/>
        </w:rPr>
        <w:t>,</w:t>
      </w:r>
      <w:r w:rsidRPr="00B05D09">
        <w:rPr>
          <w:rFonts w:ascii="Times New Roman" w:eastAsia="宋体" w:hAnsi="Times New Roman" w:cs="Times New Roman"/>
          <w:sz w:val="21"/>
          <w:szCs w:val="21"/>
        </w:rPr>
        <w:t>所以朴素贝叶斯分类器准确率主要与条件概率计算的准确度相关</w:t>
      </w:r>
      <w:r w:rsidRPr="00B05D09">
        <w:rPr>
          <w:rFonts w:ascii="Times New Roman" w:eastAsia="宋体" w:hAnsi="Times New Roman" w:cs="Times New Roman"/>
          <w:sz w:val="21"/>
          <w:szCs w:val="21"/>
        </w:rPr>
        <w:fldChar w:fldCharType="begin">
          <w:fldData xml:space="preserve">PABMAGkAdABlAHIAYQBsAHMAPgANAAoAPABMAGkAdABlAHIAYQBsACAAaQBkAD0AIgBKAFMASgBB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</w:fldData>
        </w:fldChar>
      </w:r>
      <w:r w:rsidRPr="00B05D09">
        <w:rPr>
          <w:rFonts w:ascii="Times New Roman" w:eastAsia="宋体" w:hAnsi="Times New Roman" w:cs="Times New Roman"/>
          <w:sz w:val="21"/>
          <w:szCs w:val="21"/>
        </w:rPr>
        <w:instrText>ADDIN CNKISM.Ref.{E0BCA2A512334a5cB82D40B4C9634A7E}</w:instrText>
      </w:r>
      <w:r w:rsidRPr="00B05D09">
        <w:rPr>
          <w:rFonts w:ascii="Times New Roman" w:eastAsia="宋体" w:hAnsi="Times New Roman" w:cs="Times New Roman"/>
          <w:sz w:val="21"/>
          <w:szCs w:val="21"/>
        </w:rPr>
      </w:r>
      <w:r w:rsidRPr="00B05D09">
        <w:rPr>
          <w:rFonts w:ascii="Times New Roman" w:eastAsia="宋体" w:hAnsi="Times New Roman" w:cs="Times New Roman"/>
          <w:sz w:val="21"/>
          <w:szCs w:val="21"/>
        </w:rPr>
        <w:fldChar w:fldCharType="separate"/>
      </w:r>
      <w:r w:rsidR="003B0C48" w:rsidRPr="003B0C48">
        <w:rPr>
          <w:rFonts w:ascii="Times New Roman" w:eastAsia="宋体" w:hAnsi="Times New Roman" w:cs="Times New Roman"/>
          <w:sz w:val="21"/>
          <w:szCs w:val="21"/>
          <w:vertAlign w:val="superscript"/>
        </w:rPr>
        <w:t>[1]</w:t>
      </w:r>
      <w:r w:rsidRPr="00B05D09">
        <w:rPr>
          <w:rFonts w:ascii="Times New Roman" w:eastAsia="宋体" w:hAnsi="Times New Roman" w:cs="Times New Roman"/>
          <w:sz w:val="21"/>
          <w:szCs w:val="21"/>
        </w:rPr>
        <w:fldChar w:fldCharType="end"/>
      </w:r>
      <w:r w:rsidRPr="00B05D09">
        <w:rPr>
          <w:rFonts w:ascii="Times New Roman" w:eastAsia="宋体" w:hAnsi="Times New Roman" w:cs="Times New Roman"/>
          <w:sz w:val="21"/>
          <w:szCs w:val="21"/>
        </w:rPr>
        <w:t>。</w:t>
      </w:r>
      <w:r w:rsidR="0033367E">
        <w:rPr>
          <w:rFonts w:ascii="Times New Roman" w:eastAsia="宋体" w:hAnsi="Times New Roman" w:cs="Times New Roman" w:hint="eastAsia"/>
          <w:sz w:val="21"/>
          <w:szCs w:val="21"/>
        </w:rPr>
        <w:t>本文在质量控制的基础上，将降水数据按照降水分类标准进行离散化（表</w:t>
      </w:r>
      <w:r w:rsidR="0033367E">
        <w:rPr>
          <w:rFonts w:ascii="Times New Roman" w:eastAsia="宋体" w:hAnsi="Times New Roman" w:cs="Times New Roman" w:hint="eastAsia"/>
          <w:sz w:val="21"/>
          <w:szCs w:val="21"/>
        </w:rPr>
        <w:t>2</w:t>
      </w:r>
      <w:r w:rsidR="0033367E">
        <w:rPr>
          <w:rFonts w:ascii="Times New Roman" w:eastAsia="宋体" w:hAnsi="Times New Roman" w:cs="Times New Roman" w:hint="eastAsia"/>
          <w:sz w:val="21"/>
          <w:szCs w:val="21"/>
        </w:rPr>
        <w:t>），</w:t>
      </w:r>
      <w:r w:rsidR="00350301">
        <w:rPr>
          <w:rFonts w:ascii="Times New Roman" w:eastAsia="宋体" w:hAnsi="Times New Roman" w:cs="Times New Roman" w:hint="eastAsia"/>
          <w:sz w:val="21"/>
          <w:szCs w:val="21"/>
        </w:rPr>
        <w:t>通过质量控制的数据作为训练集，以留一法交叉检验验证模型误差，根据模型训练结果对未通过的质量控制数据进行降水分类。</w:t>
      </w:r>
    </w:p>
    <w:p w14:paraId="1B469C90" w14:textId="194C32B4" w:rsidR="00C5701E" w:rsidRDefault="00C5701E" w:rsidP="00C5701E">
      <w:pPr>
        <w:spacing w:after="0" w:line="360" w:lineRule="auto"/>
        <w:ind w:firstLine="420"/>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表</w:t>
      </w:r>
      <w:r>
        <w:rPr>
          <w:rFonts w:ascii="Times New Roman" w:eastAsia="宋体" w:hAnsi="Times New Roman" w:cs="Times New Roman" w:hint="eastAsia"/>
          <w:sz w:val="21"/>
          <w:szCs w:val="21"/>
        </w:rPr>
        <w:t xml:space="preserve">2 </w:t>
      </w:r>
      <w:r>
        <w:rPr>
          <w:rFonts w:ascii="Times New Roman" w:eastAsia="宋体" w:hAnsi="Times New Roman" w:cs="Times New Roman" w:hint="eastAsia"/>
          <w:sz w:val="21"/>
          <w:szCs w:val="21"/>
        </w:rPr>
        <w:t>降水分类标准</w:t>
      </w:r>
    </w:p>
    <w:tbl>
      <w:tblPr>
        <w:tblStyle w:val="ae"/>
        <w:tblW w:w="9781"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541"/>
        <w:gridCol w:w="1515"/>
        <w:gridCol w:w="1144"/>
        <w:gridCol w:w="1215"/>
        <w:gridCol w:w="1170"/>
        <w:gridCol w:w="1680"/>
        <w:gridCol w:w="1516"/>
      </w:tblGrid>
      <w:tr w:rsidR="00CC5BB5" w14:paraId="28A934A1" w14:textId="2FFD44FB" w:rsidTr="00CC5BB5">
        <w:trPr>
          <w:jc w:val="center"/>
        </w:trPr>
        <w:tc>
          <w:tcPr>
            <w:tcW w:w="1541" w:type="dxa"/>
            <w:tcBorders>
              <w:top w:val="single" w:sz="12" w:space="0" w:color="auto"/>
              <w:bottom w:val="single" w:sz="4" w:space="0" w:color="auto"/>
            </w:tcBorders>
          </w:tcPr>
          <w:p w14:paraId="130A0127" w14:textId="7F81E658"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类别</w:t>
            </w:r>
          </w:p>
        </w:tc>
        <w:tc>
          <w:tcPr>
            <w:tcW w:w="1515" w:type="dxa"/>
            <w:tcBorders>
              <w:top w:val="single" w:sz="12" w:space="0" w:color="auto"/>
              <w:bottom w:val="single" w:sz="4" w:space="0" w:color="auto"/>
            </w:tcBorders>
          </w:tcPr>
          <w:p w14:paraId="01DADEAF" w14:textId="0F09905E"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小雨</w:t>
            </w:r>
          </w:p>
        </w:tc>
        <w:tc>
          <w:tcPr>
            <w:tcW w:w="1144" w:type="dxa"/>
            <w:tcBorders>
              <w:top w:val="single" w:sz="12" w:space="0" w:color="auto"/>
              <w:bottom w:val="single" w:sz="4" w:space="0" w:color="auto"/>
            </w:tcBorders>
          </w:tcPr>
          <w:p w14:paraId="449D84D0" w14:textId="0594DA9F"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中雨</w:t>
            </w:r>
          </w:p>
        </w:tc>
        <w:tc>
          <w:tcPr>
            <w:tcW w:w="1215" w:type="dxa"/>
            <w:tcBorders>
              <w:top w:val="single" w:sz="12" w:space="0" w:color="auto"/>
              <w:bottom w:val="single" w:sz="4" w:space="0" w:color="auto"/>
            </w:tcBorders>
          </w:tcPr>
          <w:p w14:paraId="69FD03F7" w14:textId="78F407E4"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大雨</w:t>
            </w:r>
          </w:p>
        </w:tc>
        <w:tc>
          <w:tcPr>
            <w:tcW w:w="1170" w:type="dxa"/>
            <w:tcBorders>
              <w:top w:val="single" w:sz="12" w:space="0" w:color="auto"/>
              <w:bottom w:val="single" w:sz="4" w:space="0" w:color="auto"/>
            </w:tcBorders>
          </w:tcPr>
          <w:p w14:paraId="2A8E1ADC" w14:textId="0D48B09D"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暴雨</w:t>
            </w:r>
          </w:p>
        </w:tc>
        <w:tc>
          <w:tcPr>
            <w:tcW w:w="1680" w:type="dxa"/>
            <w:tcBorders>
              <w:top w:val="single" w:sz="12" w:space="0" w:color="auto"/>
              <w:bottom w:val="single" w:sz="4" w:space="0" w:color="auto"/>
            </w:tcBorders>
          </w:tcPr>
          <w:p w14:paraId="484CC49F" w14:textId="7C42396B"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大暴雨</w:t>
            </w:r>
          </w:p>
        </w:tc>
        <w:tc>
          <w:tcPr>
            <w:tcW w:w="1516" w:type="dxa"/>
            <w:tcBorders>
              <w:top w:val="single" w:sz="12" w:space="0" w:color="auto"/>
              <w:bottom w:val="single" w:sz="4" w:space="0" w:color="auto"/>
            </w:tcBorders>
          </w:tcPr>
          <w:p w14:paraId="224C1179" w14:textId="33C90C24"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特大暴雨</w:t>
            </w:r>
          </w:p>
        </w:tc>
      </w:tr>
      <w:tr w:rsidR="00CC5BB5" w14:paraId="28A4C74B" w14:textId="5B4722F3" w:rsidTr="00CC5BB5">
        <w:trPr>
          <w:jc w:val="center"/>
        </w:trPr>
        <w:tc>
          <w:tcPr>
            <w:tcW w:w="1541" w:type="dxa"/>
            <w:tcBorders>
              <w:top w:val="single" w:sz="4" w:space="0" w:color="auto"/>
            </w:tcBorders>
          </w:tcPr>
          <w:p w14:paraId="7E54BBA2" w14:textId="684CC585" w:rsidR="00CC5BB5" w:rsidRDefault="00CC5BB5" w:rsidP="007F4E05">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降水量</w:t>
            </w:r>
            <w:r>
              <w:rPr>
                <w:rFonts w:ascii="Times New Roman" w:eastAsia="宋体" w:hAnsi="Times New Roman" w:cs="Times New Roman" w:hint="eastAsia"/>
                <w:sz w:val="21"/>
                <w:szCs w:val="21"/>
              </w:rPr>
              <w:t>(mm)</w:t>
            </w:r>
          </w:p>
        </w:tc>
        <w:tc>
          <w:tcPr>
            <w:tcW w:w="1515" w:type="dxa"/>
            <w:tcBorders>
              <w:top w:val="single" w:sz="4" w:space="0" w:color="auto"/>
            </w:tcBorders>
          </w:tcPr>
          <w:p w14:paraId="13AF2A12" w14:textId="053C0442"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0.1 </w:t>
            </w:r>
            <w:r>
              <w:rPr>
                <w:rFonts w:ascii="Times New Roman" w:eastAsia="宋体" w:hAnsi="Times New Roman" w:cs="Times New Roman"/>
                <w:sz w:val="21"/>
                <w:szCs w:val="21"/>
              </w:rPr>
              <w:t>–</w:t>
            </w:r>
            <w:r>
              <w:rPr>
                <w:rFonts w:ascii="Times New Roman" w:eastAsia="宋体" w:hAnsi="Times New Roman" w:cs="Times New Roman" w:hint="eastAsia"/>
                <w:sz w:val="21"/>
                <w:szCs w:val="21"/>
              </w:rPr>
              <w:t xml:space="preserve"> 9.9</w:t>
            </w:r>
          </w:p>
        </w:tc>
        <w:tc>
          <w:tcPr>
            <w:tcW w:w="1144" w:type="dxa"/>
            <w:tcBorders>
              <w:top w:val="single" w:sz="4" w:space="0" w:color="auto"/>
            </w:tcBorders>
          </w:tcPr>
          <w:p w14:paraId="41ED9D86" w14:textId="2C438CE8"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9.9 </w:t>
            </w:r>
            <w:r>
              <w:rPr>
                <w:rFonts w:ascii="Times New Roman" w:eastAsia="宋体" w:hAnsi="Times New Roman" w:cs="Times New Roman"/>
                <w:sz w:val="21"/>
                <w:szCs w:val="21"/>
              </w:rPr>
              <w:t>–</w:t>
            </w:r>
            <w:r>
              <w:rPr>
                <w:rFonts w:ascii="Times New Roman" w:eastAsia="宋体" w:hAnsi="Times New Roman" w:cs="Times New Roman" w:hint="eastAsia"/>
                <w:sz w:val="21"/>
                <w:szCs w:val="21"/>
              </w:rPr>
              <w:t xml:space="preserve"> 24.9</w:t>
            </w:r>
          </w:p>
        </w:tc>
        <w:tc>
          <w:tcPr>
            <w:tcW w:w="1215" w:type="dxa"/>
            <w:tcBorders>
              <w:top w:val="single" w:sz="4" w:space="0" w:color="auto"/>
            </w:tcBorders>
          </w:tcPr>
          <w:p w14:paraId="53C1053B" w14:textId="730C96FD"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 xml:space="preserve">24.9 </w:t>
            </w:r>
            <w:r>
              <w:rPr>
                <w:rFonts w:ascii="Times New Roman" w:eastAsia="宋体" w:hAnsi="Times New Roman" w:cs="Times New Roman"/>
                <w:sz w:val="21"/>
                <w:szCs w:val="21"/>
              </w:rPr>
              <w:t>–</w:t>
            </w:r>
            <w:r>
              <w:rPr>
                <w:rFonts w:ascii="Times New Roman" w:eastAsia="宋体" w:hAnsi="Times New Roman" w:cs="Times New Roman" w:hint="eastAsia"/>
                <w:sz w:val="21"/>
                <w:szCs w:val="21"/>
              </w:rPr>
              <w:t xml:space="preserve"> 49.9</w:t>
            </w:r>
          </w:p>
        </w:tc>
        <w:tc>
          <w:tcPr>
            <w:tcW w:w="1170" w:type="dxa"/>
            <w:tcBorders>
              <w:top w:val="single" w:sz="4" w:space="0" w:color="auto"/>
            </w:tcBorders>
          </w:tcPr>
          <w:p w14:paraId="2EF28353" w14:textId="5A987A37"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49.9-99.9</w:t>
            </w:r>
          </w:p>
        </w:tc>
        <w:tc>
          <w:tcPr>
            <w:tcW w:w="1680" w:type="dxa"/>
            <w:tcBorders>
              <w:top w:val="single" w:sz="4" w:space="0" w:color="auto"/>
            </w:tcBorders>
          </w:tcPr>
          <w:p w14:paraId="17A2B129" w14:textId="1423F8B6"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99.9-249.9</w:t>
            </w:r>
          </w:p>
        </w:tc>
        <w:tc>
          <w:tcPr>
            <w:tcW w:w="1516" w:type="dxa"/>
            <w:tcBorders>
              <w:top w:val="single" w:sz="4" w:space="0" w:color="auto"/>
            </w:tcBorders>
          </w:tcPr>
          <w:p w14:paraId="5314B5DE" w14:textId="29610D3A" w:rsidR="00CC5BB5" w:rsidRDefault="00CC5BB5" w:rsidP="00C5701E">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&gt;249.9</w:t>
            </w:r>
          </w:p>
        </w:tc>
      </w:tr>
      <w:bookmarkEnd w:id="1"/>
    </w:tbl>
    <w:p w14:paraId="15499F25" w14:textId="77777777" w:rsidR="00627A40" w:rsidRDefault="00627A40" w:rsidP="005248AF">
      <w:pPr>
        <w:spacing w:after="0" w:line="360" w:lineRule="auto"/>
        <w:ind w:firstLine="420"/>
        <w:jc w:val="both"/>
        <w:rPr>
          <w:rFonts w:ascii="Times New Roman" w:eastAsia="宋体" w:hAnsi="Times New Roman" w:cs="Times New Roman"/>
          <w:sz w:val="21"/>
          <w:szCs w:val="21"/>
        </w:rPr>
      </w:pPr>
    </w:p>
    <w:p w14:paraId="30C787A2" w14:textId="7B406885" w:rsidR="00032D7A" w:rsidRPr="00E47F6B" w:rsidRDefault="0044396D" w:rsidP="005248AF">
      <w:pPr>
        <w:pStyle w:val="3"/>
        <w:spacing w:line="360" w:lineRule="auto"/>
        <w:rPr>
          <w:rFonts w:ascii="宋体" w:eastAsia="宋体" w:hAnsi="宋体" w:cs="Times New Roman" w:hint="eastAsia"/>
          <w:b w:val="0"/>
          <w:bCs w:val="0"/>
          <w:sz w:val="21"/>
          <w:szCs w:val="21"/>
        </w:rPr>
      </w:pPr>
      <w:r>
        <w:rPr>
          <w:rFonts w:ascii="宋体" w:eastAsia="宋体" w:hAnsi="宋体" w:hint="eastAsia"/>
          <w:b w:val="0"/>
          <w:bCs w:val="0"/>
          <w:sz w:val="21"/>
          <w:szCs w:val="21"/>
        </w:rPr>
        <w:lastRenderedPageBreak/>
        <w:t xml:space="preserve">2.2.2 </w:t>
      </w:r>
      <w:r w:rsidR="00032D7A" w:rsidRPr="00E47F6B">
        <w:rPr>
          <w:rFonts w:ascii="宋体" w:eastAsia="宋体" w:hAnsi="宋体" w:hint="eastAsia"/>
          <w:b w:val="0"/>
          <w:bCs w:val="0"/>
          <w:sz w:val="21"/>
          <w:szCs w:val="21"/>
        </w:rPr>
        <w:t>泛克里金插值</w:t>
      </w:r>
    </w:p>
    <w:p w14:paraId="6215B9EA" w14:textId="0D7CC927" w:rsidR="00963D59" w:rsidRDefault="00032D7A" w:rsidP="006109D3">
      <w:pPr>
        <w:spacing w:after="0" w:line="360" w:lineRule="auto"/>
        <w:ind w:firstLine="420"/>
        <w:jc w:val="both"/>
        <w:rPr>
          <w:rFonts w:ascii="宋体" w:eastAsia="宋体" w:hAnsi="宋体" w:hint="eastAsia"/>
          <w:sz w:val="21"/>
          <w:szCs w:val="21"/>
        </w:rPr>
      </w:pPr>
      <w:r w:rsidRPr="00177EF6">
        <w:rPr>
          <w:rFonts w:ascii="宋体" w:eastAsia="宋体" w:hAnsi="宋体" w:hint="eastAsia"/>
          <w:sz w:val="21"/>
          <w:szCs w:val="21"/>
        </w:rPr>
        <w:t>克里金插值法又称空间局部插值法。该方法考察空间属性在空间位置上的相关性与变异分布,由待插值点影响距离范围内的采样点来估计待插点的属性值,是有限区域内对区域变量的一种无偏最优估计</w:t>
      </w:r>
      <w:r w:rsidRPr="00177EF6">
        <w:rPr>
          <w:rFonts w:ascii="宋体" w:eastAsia="宋体" w:hAnsi="宋体" w:hint="eastAsia"/>
          <w:sz w:val="21"/>
          <w:szCs w:val="21"/>
          <w:vertAlign w:val="superscript"/>
        </w:rPr>
        <w:t>[3]</w:t>
      </w:r>
      <w:r w:rsidRPr="00177EF6">
        <w:rPr>
          <w:rFonts w:ascii="宋体" w:eastAsia="宋体" w:hAnsi="宋体" w:hint="eastAsia"/>
          <w:sz w:val="21"/>
          <w:szCs w:val="21"/>
        </w:rPr>
        <w:t>。</w:t>
      </w:r>
      <w:r w:rsidRPr="00177EF6">
        <w:rPr>
          <w:rFonts w:ascii="宋体" w:eastAsia="宋体" w:hAnsi="宋体"/>
          <w:sz w:val="21"/>
          <w:szCs w:val="21"/>
        </w:rPr>
        <w:t>克里金插值法一般分为普通克里金法、泛克里金法、协同克里金法和指示克里金法等。近年来已广泛应用于许多领域,效果显著</w:t>
      </w:r>
      <w:r w:rsidR="009F0323">
        <w:rPr>
          <w:rFonts w:ascii="宋体" w:eastAsia="宋体" w:hAnsi="宋体" w:hint="eastAsia"/>
          <w:sz w:val="21"/>
          <w:szCs w:val="21"/>
        </w:rPr>
        <w:t>（</w:t>
      </w:r>
      <w:r w:rsidR="009F0323">
        <w:rPr>
          <w:rFonts w:ascii="Times New Roman" w:eastAsia="宋体" w:hAnsi="Times New Roman" w:cs="Times New Roman" w:hint="eastAsia"/>
          <w:sz w:val="21"/>
          <w:szCs w:val="21"/>
        </w:rPr>
        <w:t>引用文献</w:t>
      </w:r>
      <w:r w:rsidR="009F0323">
        <w:rPr>
          <w:rFonts w:ascii="宋体" w:eastAsia="宋体" w:hAnsi="宋体" w:hint="eastAsia"/>
          <w:sz w:val="21"/>
          <w:szCs w:val="21"/>
        </w:rPr>
        <w:t>）</w:t>
      </w:r>
      <w:r w:rsidRPr="00177EF6">
        <w:rPr>
          <w:rFonts w:ascii="宋体" w:eastAsia="宋体" w:hAnsi="宋体"/>
          <w:sz w:val="21"/>
          <w:szCs w:val="21"/>
        </w:rPr>
        <w:t>。普通克里金插值法要求区域化变量满足二阶平稳假设或是固有假设,但实际应用中这一假设往往无法满足,从而限制了克里金法的应用</w:t>
      </w:r>
      <w:r w:rsidRPr="00177EF6">
        <w:rPr>
          <w:rFonts w:ascii="宋体" w:eastAsia="宋体" w:hAnsi="宋体" w:hint="eastAsia"/>
          <w:sz w:val="21"/>
          <w:szCs w:val="21"/>
          <w:vertAlign w:val="superscript"/>
        </w:rPr>
        <w:t>[2]</w:t>
      </w:r>
      <w:r w:rsidRPr="00177EF6">
        <w:rPr>
          <w:rFonts w:ascii="宋体" w:eastAsia="宋体" w:hAnsi="宋体"/>
          <w:sz w:val="21"/>
          <w:szCs w:val="21"/>
        </w:rPr>
        <w:t>,</w:t>
      </w:r>
      <w:r w:rsidRPr="00177EF6">
        <w:rPr>
          <w:rFonts w:ascii="宋体" w:eastAsia="宋体" w:hAnsi="宋体" w:hint="eastAsia"/>
          <w:sz w:val="21"/>
          <w:szCs w:val="21"/>
        </w:rPr>
        <w:t xml:space="preserve"> 针对这种情况,泛克里金插值通过增加一个确定性漂移</w:t>
      </w:r>
      <w:r w:rsidRPr="00177EF6">
        <w:rPr>
          <w:rFonts w:ascii="宋体" w:eastAsia="宋体" w:hAnsi="宋体"/>
          <w:sz w:val="21"/>
          <w:szCs w:val="21"/>
        </w:rPr>
        <w:t>解决了这个问题</w:t>
      </w:r>
      <w:r>
        <w:rPr>
          <w:rFonts w:ascii="宋体" w:eastAsia="宋体" w:hAnsi="宋体" w:hint="eastAsia"/>
          <w:sz w:val="21"/>
          <w:szCs w:val="21"/>
        </w:rPr>
        <w:t>。</w:t>
      </w:r>
      <w:r w:rsidR="00C5701E">
        <w:rPr>
          <w:rFonts w:ascii="宋体" w:eastAsia="宋体" w:hAnsi="宋体" w:hint="eastAsia"/>
          <w:sz w:val="21"/>
          <w:szCs w:val="21"/>
        </w:rPr>
        <w:t>本文在朴素贝叶斯分类的基础上，添加海拔作为趋势项，并根据附近站点的数据对站点进行插值</w:t>
      </w:r>
      <w:r w:rsidR="0083438D">
        <w:rPr>
          <w:rFonts w:ascii="宋体" w:eastAsia="宋体" w:hAnsi="宋体" w:hint="eastAsia"/>
          <w:sz w:val="21"/>
          <w:szCs w:val="21"/>
        </w:rPr>
        <w:t>。</w:t>
      </w:r>
    </w:p>
    <w:p w14:paraId="224816EB" w14:textId="42A3FEBA" w:rsidR="006109D3" w:rsidRPr="006109D3" w:rsidRDefault="00543B7B" w:rsidP="006109D3">
      <w:pPr>
        <w:pStyle w:val="2"/>
        <w:spacing w:line="360" w:lineRule="auto"/>
        <w:rPr>
          <w:rFonts w:ascii="宋体" w:eastAsia="宋体" w:hAnsi="宋体" w:hint="eastAsia"/>
          <w:b w:val="0"/>
          <w:bCs w:val="0"/>
          <w:sz w:val="21"/>
          <w:szCs w:val="21"/>
        </w:rPr>
      </w:pPr>
      <w:r w:rsidRPr="00543B7B">
        <w:rPr>
          <w:rFonts w:ascii="宋体" w:eastAsia="宋体" w:hAnsi="宋体" w:hint="eastAsia"/>
          <w:b w:val="0"/>
          <w:bCs w:val="0"/>
          <w:sz w:val="21"/>
          <w:szCs w:val="21"/>
        </w:rPr>
        <w:t>2.</w:t>
      </w:r>
      <w:r w:rsidR="00737731">
        <w:rPr>
          <w:rFonts w:ascii="宋体" w:eastAsia="宋体" w:hAnsi="宋体" w:hint="eastAsia"/>
          <w:b w:val="0"/>
          <w:bCs w:val="0"/>
          <w:sz w:val="21"/>
          <w:szCs w:val="21"/>
        </w:rPr>
        <w:t xml:space="preserve">3 </w:t>
      </w:r>
      <w:r w:rsidRPr="00543B7B">
        <w:rPr>
          <w:rFonts w:ascii="宋体" w:eastAsia="宋体" w:hAnsi="宋体" w:hint="eastAsia"/>
          <w:b w:val="0"/>
          <w:bCs w:val="0"/>
          <w:sz w:val="21"/>
          <w:szCs w:val="21"/>
        </w:rPr>
        <w:t>降水年型划分</w:t>
      </w:r>
    </w:p>
    <w:p w14:paraId="215507DB" w14:textId="3AB18693" w:rsidR="00543B7B" w:rsidRPr="00003BB8" w:rsidRDefault="00543B7B" w:rsidP="006109D3">
      <w:pPr>
        <w:spacing w:after="260" w:line="360" w:lineRule="auto"/>
        <w:rPr>
          <w:rFonts w:ascii="宋体" w:eastAsia="宋体" w:hAnsi="宋体" w:hint="eastAsia"/>
          <w:sz w:val="21"/>
          <w:szCs w:val="21"/>
        </w:rPr>
      </w:pPr>
      <w:r w:rsidRPr="00003BB8">
        <w:rPr>
          <w:rFonts w:ascii="宋体" w:eastAsia="宋体" w:hAnsi="宋体" w:hint="eastAsia"/>
          <w:sz w:val="21"/>
          <w:szCs w:val="21"/>
        </w:rPr>
        <w:t>本文采用国内较常用的降水年型划分标准</w:t>
      </w:r>
      <w:r w:rsidR="00003BB8" w:rsidRPr="00003BB8">
        <w:rPr>
          <w:rFonts w:ascii="宋体" w:eastAsia="宋体" w:hAnsi="宋体" w:hint="eastAsia"/>
          <w:sz w:val="21"/>
          <w:szCs w:val="21"/>
        </w:rPr>
        <w:fldChar w:fldCharType="begin">
          <w:fldData xml:space="preserve">PABMAGkAdABlAHIAYQBsAHMAPgANAAoAPABMAGkAdABlAHIAYQBsACAAaQBkAD0AIgBZAFkAUwBC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</w:fldData>
        </w:fldChar>
      </w:r>
      <w:r w:rsidR="00003BB8" w:rsidRPr="00003BB8">
        <w:rPr>
          <w:rFonts w:ascii="宋体" w:eastAsia="宋体" w:hAnsi="宋体" w:hint="eastAsia"/>
          <w:sz w:val="21"/>
          <w:szCs w:val="21"/>
        </w:rPr>
        <w:instrText>ADDIN CNKISM.Ref.{4C779B84660849c991C9EC8D2F8C0273}</w:instrText>
      </w:r>
      <w:r w:rsidR="00003BB8" w:rsidRPr="00003BB8">
        <w:rPr>
          <w:rFonts w:ascii="宋体" w:eastAsia="宋体" w:hAnsi="宋体" w:hint="eastAsia"/>
          <w:sz w:val="21"/>
          <w:szCs w:val="21"/>
        </w:rPr>
      </w:r>
      <w:r w:rsidR="00003BB8" w:rsidRPr="00003BB8">
        <w:rPr>
          <w:rFonts w:ascii="宋体" w:eastAsia="宋体" w:hAnsi="宋体" w:hint="eastAsia"/>
          <w:sz w:val="21"/>
          <w:szCs w:val="21"/>
        </w:rPr>
        <w:fldChar w:fldCharType="separate"/>
      </w:r>
      <w:r w:rsidR="003B0C48" w:rsidRPr="003B0C48">
        <w:rPr>
          <w:rFonts w:ascii="宋体" w:eastAsia="宋体" w:hAnsi="宋体" w:hint="eastAsia"/>
          <w:sz w:val="21"/>
          <w:szCs w:val="21"/>
          <w:vertAlign w:val="superscript"/>
        </w:rPr>
        <w:t>[3]</w:t>
      </w:r>
      <w:r w:rsidR="00003BB8" w:rsidRPr="00003BB8">
        <w:rPr>
          <w:rFonts w:ascii="宋体" w:eastAsia="宋体" w:hAnsi="宋体" w:hint="eastAsia"/>
          <w:sz w:val="21"/>
          <w:szCs w:val="21"/>
        </w:rPr>
        <w:fldChar w:fldCharType="end"/>
      </w:r>
      <w:r w:rsidR="00003BB8" w:rsidRPr="00003BB8">
        <w:rPr>
          <w:rFonts w:ascii="宋体" w:eastAsia="宋体" w:hAnsi="宋体" w:hint="eastAsia"/>
          <w:sz w:val="21"/>
          <w:szCs w:val="21"/>
        </w:rPr>
        <w:t>划分降水年型。</w:t>
      </w:r>
    </w:p>
    <w:p w14:paraId="6472FD38" w14:textId="28306E42" w:rsidR="00003BB8" w:rsidRPr="00003BB8" w:rsidRDefault="00003BB8" w:rsidP="00ED75B2">
      <w:pPr>
        <w:spacing w:after="0" w:line="360" w:lineRule="auto"/>
        <w:jc w:val="center"/>
        <w:rPr>
          <w:rFonts w:ascii="宋体" w:eastAsia="宋体" w:hAnsi="宋体" w:hint="eastAsia"/>
          <w:sz w:val="21"/>
          <w:szCs w:val="21"/>
        </w:rPr>
      </w:pPr>
      <w:r w:rsidRPr="00003BB8">
        <w:rPr>
          <w:rFonts w:ascii="宋体" w:eastAsia="宋体" w:hAnsi="宋体" w:hint="eastAsia"/>
          <w:sz w:val="21"/>
          <w:szCs w:val="21"/>
        </w:rPr>
        <w:t>丰水年：</w:t>
      </w:r>
      <w:r w:rsidR="00CE575C" w:rsidRPr="00E37490">
        <w:rPr>
          <w:rFonts w:hint="eastAsia"/>
          <w:position w:val="-12"/>
        </w:rPr>
        <w:object w:dxaOrig="1400" w:dyaOrig="400" w14:anchorId="6868F072">
          <v:shape id="_x0000_i1064" type="#_x0000_t75" style="width:69.5pt;height:20.05pt" o:ole="">
            <v:imagedata r:id="rId86" o:title=""/>
          </v:shape>
          <o:OLEObject Type="Embed" ProgID="Equation.DSMT4" ShapeID="_x0000_i1064" DrawAspect="Content" ObjectID="_1798191710" r:id="rId87"/>
        </w:object>
      </w:r>
    </w:p>
    <w:p w14:paraId="04A4F655" w14:textId="67531378" w:rsidR="00003BB8" w:rsidRDefault="00003BB8" w:rsidP="00ED75B2">
      <w:pPr>
        <w:spacing w:after="0" w:line="360" w:lineRule="auto"/>
        <w:jc w:val="center"/>
        <w:rPr>
          <w:rFonts w:ascii="宋体" w:eastAsia="宋体" w:hAnsi="宋体" w:hint="eastAsia"/>
          <w:sz w:val="21"/>
          <w:szCs w:val="21"/>
        </w:rPr>
      </w:pPr>
      <w:r w:rsidRPr="00003BB8">
        <w:rPr>
          <w:rFonts w:ascii="宋体" w:eastAsia="宋体" w:hAnsi="宋体" w:hint="eastAsia"/>
          <w:sz w:val="21"/>
          <w:szCs w:val="21"/>
        </w:rPr>
        <w:t>枯水年：</w:t>
      </w:r>
      <w:r w:rsidR="00CE575C" w:rsidRPr="00E37490">
        <w:rPr>
          <w:rFonts w:hint="eastAsia"/>
          <w:position w:val="-12"/>
        </w:rPr>
        <w:object w:dxaOrig="1400" w:dyaOrig="400" w14:anchorId="546DDCD5">
          <v:shape id="_x0000_i1065" type="#_x0000_t75" style="width:69.5pt;height:20.05pt" o:ole="">
            <v:imagedata r:id="rId88" o:title=""/>
          </v:shape>
          <o:OLEObject Type="Embed" ProgID="Equation.DSMT4" ShapeID="_x0000_i1065" DrawAspect="Content" ObjectID="_1798191711" r:id="rId89"/>
        </w:object>
      </w:r>
    </w:p>
    <w:p w14:paraId="5C1CB62F" w14:textId="6AAC105A" w:rsidR="00003BB8" w:rsidRDefault="00003BB8" w:rsidP="005248AF">
      <w:pPr>
        <w:spacing w:after="0" w:line="360" w:lineRule="auto"/>
        <w:rPr>
          <w:rFonts w:ascii="宋体" w:eastAsia="宋体" w:hAnsi="宋体" w:hint="eastAsia"/>
          <w:sz w:val="21"/>
          <w:szCs w:val="21"/>
        </w:rPr>
      </w:pPr>
      <w:r w:rsidRPr="00003BB8">
        <w:rPr>
          <w:rFonts w:ascii="宋体" w:eastAsia="宋体" w:hAnsi="宋体" w:hint="eastAsia"/>
          <w:sz w:val="21"/>
          <w:szCs w:val="21"/>
        </w:rPr>
        <w:t>式中：</w:t>
      </w:r>
      <w:r w:rsidRPr="00B752AD">
        <w:rPr>
          <w:rFonts w:hint="eastAsia"/>
          <w:position w:val="-12"/>
        </w:rPr>
        <w:object w:dxaOrig="240" w:dyaOrig="360" w14:anchorId="04456B47">
          <v:shape id="_x0000_i1066" type="#_x0000_t75" style="width:11.9pt;height:18.15pt" o:ole="">
            <v:imagedata r:id="rId90" o:title=""/>
          </v:shape>
          <o:OLEObject Type="Embed" ProgID="Equation.DSMT4" ShapeID="_x0000_i1066" DrawAspect="Content" ObjectID="_1798191712" r:id="rId91"/>
        </w:object>
      </w:r>
      <w:r w:rsidRPr="00003BB8">
        <w:rPr>
          <w:rFonts w:ascii="宋体" w:eastAsia="宋体" w:hAnsi="宋体" w:hint="eastAsia"/>
          <w:sz w:val="21"/>
          <w:szCs w:val="21"/>
        </w:rPr>
        <w:t>为当年降水量</w:t>
      </w:r>
      <w:r w:rsidR="007939CC">
        <w:rPr>
          <w:rFonts w:ascii="宋体" w:eastAsia="宋体" w:hAnsi="宋体" w:hint="eastAsia"/>
          <w:sz w:val="21"/>
          <w:szCs w:val="21"/>
        </w:rPr>
        <w:t>(mm)</w:t>
      </w:r>
      <w:r w:rsidRPr="00003BB8">
        <w:rPr>
          <w:rFonts w:ascii="宋体" w:eastAsia="宋体" w:hAnsi="宋体" w:hint="eastAsia"/>
          <w:sz w:val="21"/>
          <w:szCs w:val="21"/>
        </w:rPr>
        <w:t>；</w:t>
      </w:r>
      <w:r w:rsidR="000C73E3" w:rsidRPr="00E37490">
        <w:rPr>
          <w:rFonts w:hint="eastAsia"/>
          <w:position w:val="-4"/>
        </w:rPr>
        <w:object w:dxaOrig="240" w:dyaOrig="320" w14:anchorId="4F655418">
          <v:shape id="_x0000_i1067" type="#_x0000_t75" style="width:11.9pt;height:16.9pt" o:ole="">
            <v:imagedata r:id="rId92" o:title=""/>
          </v:shape>
          <o:OLEObject Type="Embed" ProgID="Equation.DSMT4" ShapeID="_x0000_i1067" DrawAspect="Content" ObjectID="_1798191713" r:id="rId93"/>
        </w:object>
      </w:r>
      <w:r w:rsidRPr="00003BB8">
        <w:rPr>
          <w:rFonts w:ascii="宋体" w:eastAsia="宋体" w:hAnsi="宋体" w:hint="eastAsia"/>
          <w:sz w:val="21"/>
          <w:szCs w:val="21"/>
        </w:rPr>
        <w:t>为多年平均降水量</w:t>
      </w:r>
      <w:r w:rsidR="007939CC">
        <w:rPr>
          <w:rFonts w:ascii="宋体" w:eastAsia="宋体" w:hAnsi="宋体" w:hint="eastAsia"/>
          <w:sz w:val="21"/>
          <w:szCs w:val="21"/>
        </w:rPr>
        <w:t>(mm)</w:t>
      </w:r>
      <w:r w:rsidRPr="00003BB8">
        <w:rPr>
          <w:rFonts w:ascii="宋体" w:eastAsia="宋体" w:hAnsi="宋体" w:hint="eastAsia"/>
          <w:sz w:val="21"/>
          <w:szCs w:val="21"/>
        </w:rPr>
        <w:t>；</w:t>
      </w:r>
      <w:r w:rsidR="000C73E3" w:rsidRPr="00E37490">
        <w:rPr>
          <w:rFonts w:hint="eastAsia"/>
          <w:position w:val="-6"/>
        </w:rPr>
        <w:object w:dxaOrig="200" w:dyaOrig="279" w14:anchorId="767B139B">
          <v:shape id="_x0000_i1068" type="#_x0000_t75" style="width:10pt;height:13.15pt" o:ole="">
            <v:imagedata r:id="rId94" o:title=""/>
          </v:shape>
          <o:OLEObject Type="Embed" ProgID="Equation.DSMT4" ShapeID="_x0000_i1068" DrawAspect="Content" ObjectID="_1798191714" r:id="rId95"/>
        </w:object>
      </w:r>
      <w:r w:rsidRPr="00003BB8">
        <w:rPr>
          <w:rFonts w:ascii="宋体" w:eastAsia="宋体" w:hAnsi="宋体" w:hint="eastAsia"/>
          <w:sz w:val="21"/>
          <w:szCs w:val="21"/>
        </w:rPr>
        <w:t>为多年降水量的均方差</w:t>
      </w:r>
      <w:r w:rsidR="007939CC">
        <w:rPr>
          <w:rFonts w:ascii="宋体" w:eastAsia="宋体" w:hAnsi="宋体" w:hint="eastAsia"/>
          <w:sz w:val="21"/>
          <w:szCs w:val="21"/>
        </w:rPr>
        <w:t>(mm).</w:t>
      </w:r>
    </w:p>
    <w:p w14:paraId="5C4D44FF" w14:textId="1CE74BC6" w:rsidR="00A72A2F" w:rsidRPr="00A104E4" w:rsidRDefault="00A72A2F" w:rsidP="00A104E4">
      <w:pPr>
        <w:pStyle w:val="2"/>
        <w:spacing w:line="360" w:lineRule="auto"/>
        <w:rPr>
          <w:rFonts w:ascii="宋体" w:eastAsia="宋体" w:hAnsi="宋体" w:hint="eastAsia"/>
          <w:b w:val="0"/>
          <w:bCs w:val="0"/>
          <w:sz w:val="21"/>
          <w:szCs w:val="21"/>
        </w:rPr>
      </w:pPr>
      <w:r>
        <w:rPr>
          <w:rFonts w:ascii="宋体" w:eastAsia="宋体" w:hAnsi="宋体" w:hint="eastAsia"/>
          <w:b w:val="0"/>
          <w:bCs w:val="0"/>
          <w:sz w:val="21"/>
          <w:szCs w:val="21"/>
        </w:rPr>
        <w:t>2.</w:t>
      </w:r>
      <w:r w:rsidR="0005598E">
        <w:rPr>
          <w:rFonts w:ascii="宋体" w:eastAsia="宋体" w:hAnsi="宋体" w:hint="eastAsia"/>
          <w:b w:val="0"/>
          <w:bCs w:val="0"/>
          <w:sz w:val="21"/>
          <w:szCs w:val="21"/>
        </w:rPr>
        <w:t>4</w:t>
      </w:r>
      <w:r w:rsidR="00150B64">
        <w:rPr>
          <w:rFonts w:ascii="宋体" w:eastAsia="宋体" w:hAnsi="宋体" w:hint="eastAsia"/>
          <w:b w:val="0"/>
          <w:bCs w:val="0"/>
          <w:sz w:val="21"/>
          <w:szCs w:val="21"/>
        </w:rPr>
        <w:t xml:space="preserve"> </w:t>
      </w:r>
      <w:r w:rsidRPr="00A72A2F">
        <w:rPr>
          <w:rFonts w:ascii="宋体" w:eastAsia="宋体" w:hAnsi="宋体" w:hint="eastAsia"/>
          <w:b w:val="0"/>
          <w:bCs w:val="0"/>
          <w:sz w:val="21"/>
          <w:szCs w:val="21"/>
        </w:rPr>
        <w:t>本文技术路线</w:t>
      </w:r>
    </w:p>
    <w:p w14:paraId="6AA96F90" w14:textId="30932F50" w:rsidR="00AA759F" w:rsidRPr="00D32178" w:rsidRDefault="00AA759F" w:rsidP="005248AF">
      <w:pPr>
        <w:pStyle w:val="1"/>
        <w:spacing w:line="360" w:lineRule="auto"/>
        <w:rPr>
          <w:rFonts w:ascii="宋体" w:eastAsia="宋体" w:hAnsi="宋体" w:cs="Times New Roman" w:hint="eastAsia"/>
          <w:sz w:val="28"/>
          <w:szCs w:val="28"/>
        </w:rPr>
      </w:pPr>
      <w:r w:rsidRPr="00D32178">
        <w:rPr>
          <w:rFonts w:ascii="宋体" w:eastAsia="宋体" w:hAnsi="宋体" w:cs="Times New Roman"/>
          <w:sz w:val="28"/>
          <w:szCs w:val="28"/>
        </w:rPr>
        <w:t>3 结果</w:t>
      </w:r>
      <w:r w:rsidR="003900B4">
        <w:rPr>
          <w:rFonts w:ascii="宋体" w:eastAsia="宋体" w:hAnsi="宋体" w:cs="Times New Roman" w:hint="eastAsia"/>
          <w:sz w:val="28"/>
          <w:szCs w:val="28"/>
        </w:rPr>
        <w:t>与讨论</w:t>
      </w:r>
    </w:p>
    <w:p w14:paraId="4FB81E8C" w14:textId="6578C782" w:rsidR="00A104E4" w:rsidRPr="00A104E4" w:rsidRDefault="00F50036" w:rsidP="00A104E4">
      <w:pPr>
        <w:pStyle w:val="2"/>
        <w:spacing w:line="360" w:lineRule="auto"/>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 xml:space="preserve">3.1 </w:t>
      </w:r>
      <w:r>
        <w:rPr>
          <w:rFonts w:ascii="Times New Roman" w:eastAsia="宋体" w:hAnsi="Times New Roman" w:cs="Times New Roman" w:hint="eastAsia"/>
          <w:b w:val="0"/>
          <w:bCs w:val="0"/>
          <w:sz w:val="21"/>
          <w:szCs w:val="21"/>
        </w:rPr>
        <w:t>插值精度检验</w:t>
      </w:r>
    </w:p>
    <w:p w14:paraId="70E8904E" w14:textId="0F209AF7" w:rsidR="001661E4" w:rsidRDefault="001661E4" w:rsidP="00B34C80">
      <w:pPr>
        <w:pStyle w:val="3"/>
        <w:spacing w:line="360" w:lineRule="auto"/>
        <w:rPr>
          <w:rFonts w:ascii="Times New Roman" w:eastAsia="宋体" w:hAnsi="Times New Roman" w:cs="Times New Roman"/>
          <w:b w:val="0"/>
          <w:bCs w:val="0"/>
          <w:sz w:val="21"/>
          <w:szCs w:val="21"/>
        </w:rPr>
      </w:pPr>
      <w:r>
        <w:rPr>
          <w:rFonts w:ascii="Times New Roman" w:eastAsia="宋体" w:hAnsi="Times New Roman" w:cs="Times New Roman" w:hint="eastAsia"/>
          <w:b w:val="0"/>
          <w:bCs w:val="0"/>
          <w:sz w:val="21"/>
          <w:szCs w:val="21"/>
        </w:rPr>
        <w:t xml:space="preserve">3.1.1 </w:t>
      </w:r>
      <w:r>
        <w:rPr>
          <w:rFonts w:ascii="Times New Roman" w:eastAsia="宋体" w:hAnsi="Times New Roman" w:cs="Times New Roman" w:hint="eastAsia"/>
          <w:b w:val="0"/>
          <w:bCs w:val="0"/>
          <w:sz w:val="21"/>
          <w:szCs w:val="21"/>
        </w:rPr>
        <w:t>单点检验与插值方法对比</w:t>
      </w:r>
    </w:p>
    <w:p w14:paraId="6B5ABC72" w14:textId="2FEE2E48" w:rsidR="005248AF" w:rsidRPr="00E97B9D" w:rsidRDefault="005248AF" w:rsidP="00E97B9D">
      <w:pPr>
        <w:spacing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1 </w:t>
      </w:r>
      <w:r>
        <w:rPr>
          <w:rFonts w:ascii="Times New Roman" w:eastAsia="宋体" w:hAnsi="Times New Roman" w:cs="Times New Roman" w:hint="eastAsia"/>
          <w:sz w:val="21"/>
          <w:szCs w:val="21"/>
        </w:rPr>
        <w:t>展示了</w:t>
      </w:r>
      <w:r>
        <w:rPr>
          <w:rFonts w:ascii="Times New Roman" w:eastAsia="宋体" w:hAnsi="Times New Roman" w:cs="Times New Roman" w:hint="eastAsia"/>
          <w:sz w:val="21"/>
          <w:szCs w:val="21"/>
        </w:rPr>
        <w:t>2009</w:t>
      </w:r>
      <w:r>
        <w:rPr>
          <w:rFonts w:ascii="Times New Roman" w:eastAsia="宋体" w:hAnsi="Times New Roman" w:cs="Times New Roman" w:hint="eastAsia"/>
          <w:sz w:val="21"/>
          <w:szCs w:val="21"/>
        </w:rPr>
        <w:t>年（枯水年）和</w:t>
      </w:r>
      <w:r>
        <w:rPr>
          <w:rFonts w:ascii="Times New Roman" w:eastAsia="宋体" w:hAnsi="Times New Roman" w:cs="Times New Roman" w:hint="eastAsia"/>
          <w:sz w:val="21"/>
          <w:szCs w:val="21"/>
        </w:rPr>
        <w:t>2012</w:t>
      </w:r>
      <w:r>
        <w:rPr>
          <w:rFonts w:ascii="Times New Roman" w:eastAsia="宋体" w:hAnsi="Times New Roman" w:cs="Times New Roman" w:hint="eastAsia"/>
          <w:sz w:val="21"/>
          <w:szCs w:val="21"/>
        </w:rPr>
        <w:t>年（丰水年）各站点插补数据和参考数据的月降水量变化。从图</w:t>
      </w:r>
      <w:r>
        <w:rPr>
          <w:rFonts w:ascii="Times New Roman" w:eastAsia="宋体" w:hAnsi="Times New Roman" w:cs="Times New Roman" w:hint="eastAsia"/>
          <w:sz w:val="21"/>
          <w:szCs w:val="21"/>
        </w:rPr>
        <w:t xml:space="preserve">1 </w:t>
      </w:r>
      <w:r>
        <w:rPr>
          <w:rFonts w:ascii="Times New Roman" w:eastAsia="宋体" w:hAnsi="Times New Roman" w:cs="Times New Roman" w:hint="eastAsia"/>
          <w:sz w:val="21"/>
          <w:szCs w:val="21"/>
        </w:rPr>
        <w:t>中可以看出，插补后数据在整体趋势上较好的反映了枯水年和丰水年的降水季节变化特征。但是在低降水量值月份和部分站点的峰值上，插补数据略有低估，这可能与分类和插值方法的局限性有关，降水的分类标准会在类别边界附近丢失降水细节，低估降水量。而分类后进行克里金插值的平滑效应会进一步降低插值结果对极端降水的敏感</w:t>
      </w:r>
      <w:r>
        <w:rPr>
          <w:rFonts w:ascii="Times New Roman" w:eastAsia="宋体" w:hAnsi="Times New Roman" w:cs="Times New Roman" w:hint="eastAsia"/>
          <w:sz w:val="21"/>
          <w:szCs w:val="21"/>
        </w:rPr>
        <w:lastRenderedPageBreak/>
        <w:t>性。</w:t>
      </w:r>
    </w:p>
    <w:p w14:paraId="464DC14E" w14:textId="430744A1" w:rsidR="00E97B9D" w:rsidRDefault="00E97B9D" w:rsidP="00170B6B">
      <w:pPr>
        <w:spacing w:line="360" w:lineRule="auto"/>
        <w:jc w:val="center"/>
        <w:rPr>
          <w:rFonts w:hint="eastAsia"/>
        </w:rPr>
      </w:pPr>
      <w:r>
        <w:rPr>
          <w:noProof/>
        </w:rPr>
        <w:drawing>
          <wp:inline distT="0" distB="0" distL="0" distR="0" wp14:anchorId="6978A49F" wp14:editId="40FEEB84">
            <wp:extent cx="5271770" cy="2504440"/>
            <wp:effectExtent l="0" t="0" r="5080" b="0"/>
            <wp:docPr id="145159321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0"/>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5271770" cy="2504440"/>
                    </a:xfrm>
                    <a:prstGeom prst="rect">
                      <a:avLst/>
                    </a:prstGeom>
                    <a:noFill/>
                    <a:ln>
                      <a:noFill/>
                    </a:ln>
                  </pic:spPr>
                </pic:pic>
              </a:graphicData>
            </a:graphic>
          </wp:inline>
        </w:drawing>
      </w:r>
    </w:p>
    <w:p w14:paraId="39C4B409" w14:textId="5076ADDF" w:rsidR="000A57EF" w:rsidRPr="00EB5A5F" w:rsidRDefault="00500E8E" w:rsidP="000E3520">
      <w:pPr>
        <w:spacing w:line="360" w:lineRule="auto"/>
        <w:jc w:val="center"/>
        <w:rPr>
          <w:rFonts w:ascii="宋体" w:eastAsia="宋体" w:hAnsi="宋体" w:hint="eastAsia"/>
          <w:sz w:val="18"/>
          <w:szCs w:val="18"/>
        </w:rPr>
      </w:pPr>
      <w:r w:rsidRPr="00EB5A5F">
        <w:rPr>
          <w:rFonts w:ascii="宋体" w:eastAsia="宋体" w:hAnsi="宋体" w:hint="eastAsia"/>
          <w:sz w:val="18"/>
          <w:szCs w:val="18"/>
        </w:rPr>
        <w:t>图</w:t>
      </w:r>
      <w:r w:rsidR="00CC5568" w:rsidRPr="00EB5A5F">
        <w:rPr>
          <w:rFonts w:ascii="宋体" w:eastAsia="宋体" w:hAnsi="宋体" w:hint="eastAsia"/>
          <w:sz w:val="18"/>
          <w:szCs w:val="18"/>
        </w:rPr>
        <w:t>1</w:t>
      </w:r>
      <w:r w:rsidRPr="00EB5A5F">
        <w:rPr>
          <w:rFonts w:ascii="宋体" w:eastAsia="宋体" w:hAnsi="宋体" w:hint="eastAsia"/>
          <w:sz w:val="18"/>
          <w:szCs w:val="18"/>
        </w:rPr>
        <w:t xml:space="preserve"> 枯水年</w:t>
      </w:r>
      <w:r w:rsidR="008C5C34" w:rsidRPr="00EB5A5F">
        <w:rPr>
          <w:rFonts w:ascii="宋体" w:eastAsia="宋体" w:hAnsi="宋体" w:hint="eastAsia"/>
          <w:sz w:val="18"/>
          <w:szCs w:val="18"/>
        </w:rPr>
        <w:t>(2009</w:t>
      </w:r>
      <w:r w:rsidR="008E7506" w:rsidRPr="00EB5A5F">
        <w:rPr>
          <w:rFonts w:ascii="宋体" w:eastAsia="宋体" w:hAnsi="宋体" w:hint="eastAsia"/>
          <w:sz w:val="18"/>
          <w:szCs w:val="18"/>
        </w:rPr>
        <w:t>年</w:t>
      </w:r>
      <w:r w:rsidR="008C5C34" w:rsidRPr="00EB5A5F">
        <w:rPr>
          <w:rFonts w:ascii="宋体" w:eastAsia="宋体" w:hAnsi="宋体" w:hint="eastAsia"/>
          <w:sz w:val="18"/>
          <w:szCs w:val="18"/>
        </w:rPr>
        <w:t>)</w:t>
      </w:r>
      <w:r w:rsidR="008E7506" w:rsidRPr="00EB5A5F">
        <w:rPr>
          <w:rFonts w:ascii="宋体" w:eastAsia="宋体" w:hAnsi="宋体" w:hint="eastAsia"/>
          <w:sz w:val="18"/>
          <w:szCs w:val="18"/>
        </w:rPr>
        <w:t>、</w:t>
      </w:r>
      <w:r w:rsidRPr="00EB5A5F">
        <w:rPr>
          <w:rFonts w:ascii="宋体" w:eastAsia="宋体" w:hAnsi="宋体" w:hint="eastAsia"/>
          <w:sz w:val="18"/>
          <w:szCs w:val="18"/>
        </w:rPr>
        <w:t>丰水年</w:t>
      </w:r>
      <w:r w:rsidR="008C5C34" w:rsidRPr="00EB5A5F">
        <w:rPr>
          <w:rFonts w:ascii="宋体" w:eastAsia="宋体" w:hAnsi="宋体" w:hint="eastAsia"/>
          <w:sz w:val="18"/>
          <w:szCs w:val="18"/>
        </w:rPr>
        <w:t>(2012</w:t>
      </w:r>
      <w:r w:rsidR="008E7506" w:rsidRPr="00EB5A5F">
        <w:rPr>
          <w:rFonts w:ascii="宋体" w:eastAsia="宋体" w:hAnsi="宋体" w:hint="eastAsia"/>
          <w:sz w:val="18"/>
          <w:szCs w:val="18"/>
        </w:rPr>
        <w:t>年</w:t>
      </w:r>
      <w:r w:rsidR="008C5C34" w:rsidRPr="00EB5A5F">
        <w:rPr>
          <w:rFonts w:ascii="宋体" w:eastAsia="宋体" w:hAnsi="宋体" w:hint="eastAsia"/>
          <w:sz w:val="18"/>
          <w:szCs w:val="18"/>
        </w:rPr>
        <w:t>)</w:t>
      </w:r>
      <w:r w:rsidRPr="00EB5A5F">
        <w:rPr>
          <w:rFonts w:ascii="宋体" w:eastAsia="宋体" w:hAnsi="宋体"/>
          <w:sz w:val="18"/>
          <w:szCs w:val="18"/>
        </w:rPr>
        <w:t>降水量插值结果与</w:t>
      </w:r>
      <w:r w:rsidRPr="00EB5A5F">
        <w:rPr>
          <w:rFonts w:ascii="宋体" w:eastAsia="宋体" w:hAnsi="宋体" w:hint="eastAsia"/>
          <w:sz w:val="18"/>
          <w:szCs w:val="18"/>
        </w:rPr>
        <w:t>GHCND数据</w:t>
      </w:r>
      <w:r w:rsidR="005248AF" w:rsidRPr="00EB5A5F">
        <w:rPr>
          <w:rFonts w:ascii="宋体" w:eastAsia="宋体" w:hAnsi="宋体" w:hint="eastAsia"/>
          <w:sz w:val="18"/>
          <w:szCs w:val="18"/>
        </w:rPr>
        <w:t>各站点</w:t>
      </w:r>
      <w:r w:rsidRPr="00EB5A5F">
        <w:rPr>
          <w:rFonts w:ascii="宋体" w:eastAsia="宋体" w:hAnsi="宋体" w:hint="eastAsia"/>
          <w:sz w:val="18"/>
          <w:szCs w:val="18"/>
        </w:rPr>
        <w:t>月际变化</w:t>
      </w:r>
    </w:p>
    <w:p w14:paraId="124E3472" w14:textId="481139DF" w:rsidR="0027557C" w:rsidRDefault="005248AF" w:rsidP="00472000">
      <w:pPr>
        <w:spacing w:after="0" w:line="360" w:lineRule="auto"/>
        <w:ind w:firstLine="420"/>
        <w:jc w:val="both"/>
        <w:rPr>
          <w:rFonts w:ascii="Times New Roman" w:eastAsia="宋体" w:hAnsi="Times New Roman" w:cs="Times New Roman"/>
          <w:sz w:val="21"/>
          <w:szCs w:val="21"/>
        </w:rPr>
      </w:pPr>
      <w:r>
        <w:rPr>
          <w:rFonts w:ascii="宋体" w:eastAsia="宋体" w:hAnsi="宋体" w:hint="eastAsia"/>
          <w:sz w:val="21"/>
          <w:szCs w:val="21"/>
        </w:rPr>
        <w:t>图2</w:t>
      </w:r>
      <w:r w:rsidR="000319BD">
        <w:rPr>
          <w:rFonts w:ascii="宋体" w:eastAsia="宋体" w:hAnsi="宋体" w:hint="eastAsia"/>
          <w:sz w:val="21"/>
          <w:szCs w:val="21"/>
        </w:rPr>
        <w:t xml:space="preserve"> </w:t>
      </w:r>
      <w:r w:rsidR="0024730D">
        <w:rPr>
          <w:rFonts w:ascii="宋体" w:eastAsia="宋体" w:hAnsi="宋体" w:hint="eastAsia"/>
          <w:sz w:val="21"/>
          <w:szCs w:val="21"/>
        </w:rPr>
        <w:t>显示了</w:t>
      </w:r>
      <w:r w:rsidR="00EC7855">
        <w:rPr>
          <w:rFonts w:ascii="Times New Roman" w:eastAsia="宋体" w:hAnsi="Times New Roman" w:cs="Times New Roman" w:hint="eastAsia"/>
          <w:sz w:val="21"/>
          <w:szCs w:val="21"/>
        </w:rPr>
        <w:t>2009</w:t>
      </w:r>
      <w:r w:rsidR="00EC7855">
        <w:rPr>
          <w:rFonts w:ascii="Times New Roman" w:eastAsia="宋体" w:hAnsi="Times New Roman" w:cs="Times New Roman" w:hint="eastAsia"/>
          <w:sz w:val="21"/>
          <w:szCs w:val="21"/>
        </w:rPr>
        <w:t>年（枯水年）和</w:t>
      </w:r>
      <w:r w:rsidR="00EC7855">
        <w:rPr>
          <w:rFonts w:ascii="Times New Roman" w:eastAsia="宋体" w:hAnsi="Times New Roman" w:cs="Times New Roman" w:hint="eastAsia"/>
          <w:sz w:val="21"/>
          <w:szCs w:val="21"/>
        </w:rPr>
        <w:t>2012</w:t>
      </w:r>
      <w:r w:rsidR="00EC7855">
        <w:rPr>
          <w:rFonts w:ascii="Times New Roman" w:eastAsia="宋体" w:hAnsi="Times New Roman" w:cs="Times New Roman" w:hint="eastAsia"/>
          <w:sz w:val="21"/>
          <w:szCs w:val="21"/>
        </w:rPr>
        <w:t>年（丰水年）各站点插补数据与参考数据</w:t>
      </w:r>
      <w:r w:rsidR="0042317B">
        <w:rPr>
          <w:rFonts w:ascii="Times New Roman" w:eastAsia="宋体" w:hAnsi="Times New Roman" w:cs="Times New Roman" w:hint="eastAsia"/>
          <w:sz w:val="21"/>
          <w:szCs w:val="21"/>
        </w:rPr>
        <w:t>在</w:t>
      </w:r>
      <w:r w:rsidR="00EC7855">
        <w:rPr>
          <w:rFonts w:ascii="Times New Roman" w:eastAsia="宋体" w:hAnsi="Times New Roman" w:cs="Times New Roman" w:hint="eastAsia"/>
          <w:sz w:val="21"/>
          <w:szCs w:val="21"/>
        </w:rPr>
        <w:t>日尺度上的拟合效果。</w:t>
      </w:r>
      <w:r w:rsidR="00671D62">
        <w:rPr>
          <w:rFonts w:ascii="Times New Roman" w:eastAsia="宋体" w:hAnsi="Times New Roman" w:cs="Times New Roman" w:hint="eastAsia"/>
          <w:sz w:val="21"/>
          <w:szCs w:val="21"/>
        </w:rPr>
        <w:t>由图</w:t>
      </w:r>
      <w:r w:rsidR="00671D62">
        <w:rPr>
          <w:rFonts w:ascii="Times New Roman" w:eastAsia="宋体" w:hAnsi="Times New Roman" w:cs="Times New Roman" w:hint="eastAsia"/>
          <w:sz w:val="21"/>
          <w:szCs w:val="21"/>
        </w:rPr>
        <w:t xml:space="preserve">2 </w:t>
      </w:r>
      <w:r w:rsidR="00671D62">
        <w:rPr>
          <w:rFonts w:ascii="Times New Roman" w:eastAsia="宋体" w:hAnsi="Times New Roman" w:cs="Times New Roman" w:hint="eastAsia"/>
          <w:sz w:val="21"/>
          <w:szCs w:val="21"/>
        </w:rPr>
        <w:t>可</w:t>
      </w:r>
      <w:r w:rsidR="001105D1">
        <w:rPr>
          <w:rFonts w:ascii="Times New Roman" w:eastAsia="宋体" w:hAnsi="Times New Roman" w:cs="Times New Roman" w:hint="eastAsia"/>
          <w:sz w:val="21"/>
          <w:szCs w:val="21"/>
        </w:rPr>
        <w:t>见</w:t>
      </w:r>
      <w:r w:rsidR="00671D62">
        <w:rPr>
          <w:rFonts w:ascii="Times New Roman" w:eastAsia="宋体" w:hAnsi="Times New Roman" w:cs="Times New Roman" w:hint="eastAsia"/>
          <w:sz w:val="21"/>
          <w:szCs w:val="21"/>
        </w:rPr>
        <w:t>，枯水年各站点</w:t>
      </w:r>
      <w:r w:rsidR="00671D62">
        <w:rPr>
          <w:rFonts w:ascii="Times New Roman" w:eastAsia="宋体" w:hAnsi="Times New Roman" w:cs="Times New Roman" w:hint="eastAsia"/>
          <w:sz w:val="21"/>
          <w:szCs w:val="21"/>
        </w:rPr>
        <w:t>R</w:t>
      </w:r>
      <w:r w:rsidR="00671D62">
        <w:rPr>
          <w:rFonts w:ascii="Times New Roman" w:eastAsia="宋体" w:hAnsi="Times New Roman" w:cs="Times New Roman" w:hint="eastAsia"/>
          <w:sz w:val="21"/>
          <w:szCs w:val="21"/>
        </w:rPr>
        <w:t>²</w:t>
      </w:r>
      <w:r w:rsidR="00C60CFE">
        <w:rPr>
          <w:rFonts w:ascii="Times New Roman" w:eastAsia="宋体" w:hAnsi="Times New Roman" w:cs="Times New Roman" w:hint="eastAsia"/>
          <w:sz w:val="21"/>
          <w:szCs w:val="21"/>
        </w:rPr>
        <w:t>均大于</w:t>
      </w:r>
      <w:r w:rsidR="00671D62">
        <w:rPr>
          <w:rFonts w:ascii="Times New Roman" w:eastAsia="宋体" w:hAnsi="Times New Roman" w:cs="Times New Roman" w:hint="eastAsia"/>
          <w:sz w:val="21"/>
          <w:szCs w:val="21"/>
        </w:rPr>
        <w:t>0.8</w:t>
      </w:r>
      <w:r w:rsidR="00C60CFE">
        <w:rPr>
          <w:rFonts w:ascii="Times New Roman" w:eastAsia="宋体" w:hAnsi="Times New Roman" w:cs="Times New Roman" w:hint="eastAsia"/>
          <w:sz w:val="21"/>
          <w:szCs w:val="21"/>
        </w:rPr>
        <w:t>5</w:t>
      </w:r>
      <w:r w:rsidR="00FD2BAD">
        <w:rPr>
          <w:rFonts w:ascii="Times New Roman" w:eastAsia="宋体" w:hAnsi="Times New Roman" w:cs="Times New Roman" w:hint="eastAsia"/>
          <w:sz w:val="21"/>
          <w:szCs w:val="21"/>
        </w:rPr>
        <w:t>，</w:t>
      </w:r>
      <w:r w:rsidR="00C60CFE">
        <w:rPr>
          <w:rFonts w:ascii="Times New Roman" w:eastAsia="宋体" w:hAnsi="Times New Roman" w:cs="Times New Roman" w:hint="eastAsia"/>
          <w:sz w:val="21"/>
          <w:szCs w:val="21"/>
        </w:rPr>
        <w:t>RMSE</w:t>
      </w:r>
      <w:r w:rsidR="00C60CFE">
        <w:rPr>
          <w:rFonts w:ascii="Times New Roman" w:eastAsia="宋体" w:hAnsi="Times New Roman" w:cs="Times New Roman" w:hint="eastAsia"/>
          <w:sz w:val="21"/>
          <w:szCs w:val="21"/>
        </w:rPr>
        <w:t>均小于</w:t>
      </w:r>
      <w:r w:rsidR="00C60CFE">
        <w:rPr>
          <w:rFonts w:ascii="Times New Roman" w:eastAsia="宋体" w:hAnsi="Times New Roman" w:cs="Times New Roman" w:hint="eastAsia"/>
          <w:sz w:val="21"/>
          <w:szCs w:val="21"/>
        </w:rPr>
        <w:t>1.9</w:t>
      </w:r>
      <w:r w:rsidR="00CA31DE">
        <w:rPr>
          <w:rFonts w:ascii="Times New Roman" w:eastAsia="宋体" w:hAnsi="Times New Roman" w:cs="Times New Roman" w:hint="eastAsia"/>
          <w:sz w:val="21"/>
          <w:szCs w:val="21"/>
        </w:rPr>
        <w:t xml:space="preserve"> </w:t>
      </w:r>
      <w:r w:rsidR="00C60CFE">
        <w:rPr>
          <w:rFonts w:ascii="Times New Roman" w:eastAsia="宋体" w:hAnsi="Times New Roman" w:cs="Times New Roman" w:hint="eastAsia"/>
          <w:sz w:val="21"/>
          <w:szCs w:val="21"/>
        </w:rPr>
        <w:t>mm</w:t>
      </w:r>
      <w:r w:rsidR="00FD2BAD">
        <w:rPr>
          <w:rFonts w:ascii="Times New Roman" w:eastAsia="宋体" w:hAnsi="Times New Roman" w:cs="Times New Roman" w:hint="eastAsia"/>
          <w:sz w:val="21"/>
          <w:szCs w:val="21"/>
        </w:rPr>
        <w:t>，</w:t>
      </w:r>
      <w:r w:rsidR="00C60CFE">
        <w:rPr>
          <w:rFonts w:ascii="Times New Roman" w:eastAsia="宋体" w:hAnsi="Times New Roman" w:cs="Times New Roman" w:hint="eastAsia"/>
          <w:sz w:val="21"/>
          <w:szCs w:val="21"/>
        </w:rPr>
        <w:t>插值效果较好。</w:t>
      </w:r>
      <w:r w:rsidR="00E56C75">
        <w:rPr>
          <w:rFonts w:ascii="Times New Roman" w:eastAsia="宋体" w:hAnsi="Times New Roman" w:cs="Times New Roman" w:hint="eastAsia"/>
          <w:sz w:val="21"/>
          <w:szCs w:val="21"/>
        </w:rPr>
        <w:t>尽管</w:t>
      </w:r>
      <w:r w:rsidR="00C60CFE">
        <w:rPr>
          <w:rFonts w:ascii="Times New Roman" w:eastAsia="宋体" w:hAnsi="Times New Roman" w:cs="Times New Roman" w:hint="eastAsia"/>
          <w:sz w:val="21"/>
          <w:szCs w:val="21"/>
        </w:rPr>
        <w:t>丰水年各站点</w:t>
      </w:r>
      <w:r w:rsidR="00C60CFE">
        <w:rPr>
          <w:rFonts w:ascii="Times New Roman" w:eastAsia="宋体" w:hAnsi="Times New Roman" w:cs="Times New Roman" w:hint="eastAsia"/>
          <w:sz w:val="21"/>
          <w:szCs w:val="21"/>
        </w:rPr>
        <w:t>R</w:t>
      </w:r>
      <w:r w:rsidR="00C60CFE">
        <w:rPr>
          <w:rFonts w:ascii="Times New Roman" w:eastAsia="宋体" w:hAnsi="Times New Roman" w:cs="Times New Roman" w:hint="eastAsia"/>
          <w:sz w:val="21"/>
          <w:szCs w:val="21"/>
        </w:rPr>
        <w:t>²</w:t>
      </w:r>
      <w:r w:rsidR="00E56C75">
        <w:rPr>
          <w:rFonts w:ascii="Times New Roman" w:eastAsia="宋体" w:hAnsi="Times New Roman" w:cs="Times New Roman" w:hint="eastAsia"/>
          <w:sz w:val="21"/>
          <w:szCs w:val="21"/>
        </w:rPr>
        <w:t>仍保持在</w:t>
      </w:r>
      <w:r w:rsidR="00C60CFE">
        <w:rPr>
          <w:rFonts w:ascii="Times New Roman" w:eastAsia="宋体" w:hAnsi="Times New Roman" w:cs="Times New Roman" w:hint="eastAsia"/>
          <w:sz w:val="21"/>
          <w:szCs w:val="21"/>
        </w:rPr>
        <w:t>0.80</w:t>
      </w:r>
      <w:r w:rsidR="00E56C75">
        <w:rPr>
          <w:rFonts w:ascii="Times New Roman" w:eastAsia="宋体" w:hAnsi="Times New Roman" w:cs="Times New Roman" w:hint="eastAsia"/>
          <w:sz w:val="21"/>
          <w:szCs w:val="21"/>
        </w:rPr>
        <w:t>以上</w:t>
      </w:r>
      <w:r w:rsidR="00C60CFE">
        <w:rPr>
          <w:rFonts w:ascii="Times New Roman" w:eastAsia="宋体" w:hAnsi="Times New Roman" w:cs="Times New Roman" w:hint="eastAsia"/>
          <w:sz w:val="21"/>
          <w:szCs w:val="21"/>
        </w:rPr>
        <w:t>，但部分站点的</w:t>
      </w:r>
      <w:r w:rsidR="00C60CFE">
        <w:rPr>
          <w:rFonts w:ascii="Times New Roman" w:eastAsia="宋体" w:hAnsi="Times New Roman" w:cs="Times New Roman" w:hint="eastAsia"/>
          <w:sz w:val="21"/>
          <w:szCs w:val="21"/>
        </w:rPr>
        <w:t>RMSE</w:t>
      </w:r>
      <w:r w:rsidR="00C60CFE">
        <w:rPr>
          <w:rFonts w:ascii="Times New Roman" w:eastAsia="宋体" w:hAnsi="Times New Roman" w:cs="Times New Roman" w:hint="eastAsia"/>
          <w:sz w:val="21"/>
          <w:szCs w:val="21"/>
        </w:rPr>
        <w:t>显著增大</w:t>
      </w:r>
      <w:r w:rsidR="00FD2BAD">
        <w:rPr>
          <w:rFonts w:ascii="Times New Roman" w:eastAsia="宋体" w:hAnsi="Times New Roman" w:cs="Times New Roman" w:hint="eastAsia"/>
          <w:sz w:val="21"/>
          <w:szCs w:val="21"/>
        </w:rPr>
        <w:t>，</w:t>
      </w:r>
      <w:r w:rsidR="00C60CFE">
        <w:rPr>
          <w:rFonts w:ascii="Times New Roman" w:eastAsia="宋体" w:hAnsi="Times New Roman" w:cs="Times New Roman" w:hint="eastAsia"/>
          <w:sz w:val="21"/>
          <w:szCs w:val="21"/>
        </w:rPr>
        <w:t>反映出随着降水量增大时，插值的误差增大。</w:t>
      </w:r>
      <w:r w:rsidR="00CA31DE">
        <w:rPr>
          <w:rFonts w:ascii="Times New Roman" w:eastAsia="宋体" w:hAnsi="Times New Roman" w:cs="Times New Roman" w:hint="eastAsia"/>
          <w:sz w:val="21"/>
          <w:szCs w:val="21"/>
        </w:rPr>
        <w:t>此外，图中大部分站点还存在高值低估的</w:t>
      </w:r>
      <w:r w:rsidR="00E56C75">
        <w:rPr>
          <w:rFonts w:ascii="Times New Roman" w:eastAsia="宋体" w:hAnsi="Times New Roman" w:cs="Times New Roman" w:hint="eastAsia"/>
          <w:sz w:val="21"/>
          <w:szCs w:val="21"/>
        </w:rPr>
        <w:t>趋势</w:t>
      </w:r>
      <w:r w:rsidR="00C137A8">
        <w:rPr>
          <w:rFonts w:ascii="Times New Roman" w:eastAsia="宋体" w:hAnsi="Times New Roman" w:cs="Times New Roman" w:hint="eastAsia"/>
          <w:sz w:val="21"/>
          <w:szCs w:val="21"/>
        </w:rPr>
        <w:t>，</w:t>
      </w:r>
      <w:r w:rsidR="00CA31DE">
        <w:rPr>
          <w:rFonts w:ascii="Times New Roman" w:eastAsia="宋体" w:hAnsi="Times New Roman" w:cs="Times New Roman" w:hint="eastAsia"/>
          <w:sz w:val="21"/>
          <w:szCs w:val="21"/>
        </w:rPr>
        <w:t>这是</w:t>
      </w:r>
      <w:r w:rsidR="00C137A8">
        <w:rPr>
          <w:rFonts w:ascii="Times New Roman" w:eastAsia="宋体" w:hAnsi="Times New Roman" w:cs="Times New Roman" w:hint="eastAsia"/>
          <w:sz w:val="21"/>
          <w:szCs w:val="21"/>
        </w:rPr>
        <w:t>可能是由</w:t>
      </w:r>
      <w:r w:rsidR="00E56C75">
        <w:rPr>
          <w:rFonts w:ascii="Times New Roman" w:eastAsia="宋体" w:hAnsi="Times New Roman" w:cs="Times New Roman" w:hint="eastAsia"/>
          <w:sz w:val="21"/>
          <w:szCs w:val="21"/>
        </w:rPr>
        <w:t>于</w:t>
      </w:r>
      <w:r w:rsidR="00C137A8">
        <w:rPr>
          <w:rFonts w:ascii="Times New Roman" w:eastAsia="宋体" w:hAnsi="Times New Roman" w:cs="Times New Roman" w:hint="eastAsia"/>
          <w:sz w:val="21"/>
          <w:szCs w:val="21"/>
        </w:rPr>
        <w:t>分类</w:t>
      </w:r>
      <w:r w:rsidR="00CA31DE">
        <w:rPr>
          <w:rFonts w:ascii="Times New Roman" w:eastAsia="宋体" w:hAnsi="Times New Roman" w:cs="Times New Roman" w:hint="eastAsia"/>
          <w:sz w:val="21"/>
          <w:szCs w:val="21"/>
        </w:rPr>
        <w:t>和插值方法的局限性</w:t>
      </w:r>
      <w:r w:rsidR="00E56C75">
        <w:rPr>
          <w:rFonts w:ascii="Times New Roman" w:eastAsia="宋体" w:hAnsi="Times New Roman" w:cs="Times New Roman" w:hint="eastAsia"/>
          <w:sz w:val="21"/>
          <w:szCs w:val="21"/>
        </w:rPr>
        <w:t>导致的</w:t>
      </w:r>
      <w:r w:rsidR="00C137A8">
        <w:rPr>
          <w:rFonts w:ascii="Times New Roman" w:eastAsia="宋体" w:hAnsi="Times New Roman" w:cs="Times New Roman" w:hint="eastAsia"/>
          <w:sz w:val="21"/>
          <w:szCs w:val="21"/>
        </w:rPr>
        <w:t>。</w:t>
      </w:r>
      <w:r w:rsidR="00E56C75">
        <w:rPr>
          <w:rFonts w:ascii="Times New Roman" w:eastAsia="宋体" w:hAnsi="Times New Roman" w:cs="Times New Roman" w:hint="eastAsia"/>
          <w:sz w:val="21"/>
          <w:szCs w:val="21"/>
        </w:rPr>
        <w:t>值得注意的是</w:t>
      </w:r>
      <w:r w:rsidR="00C137A8">
        <w:rPr>
          <w:rFonts w:ascii="Times New Roman" w:eastAsia="宋体" w:hAnsi="Times New Roman" w:cs="Times New Roman" w:hint="eastAsia"/>
          <w:sz w:val="21"/>
          <w:szCs w:val="21"/>
        </w:rPr>
        <w:t>，在四个站点中，对于枯水和丰水年缺失值最高的站点</w:t>
      </w:r>
      <w:r w:rsidR="00E56C75">
        <w:rPr>
          <w:rFonts w:ascii="Times New Roman" w:eastAsia="宋体" w:hAnsi="Times New Roman" w:cs="Times New Roman" w:hint="eastAsia"/>
          <w:sz w:val="21"/>
          <w:szCs w:val="21"/>
        </w:rPr>
        <w:t>霍林郭勒</w:t>
      </w:r>
      <w:r w:rsidR="00C137A8">
        <w:rPr>
          <w:rFonts w:ascii="Times New Roman" w:eastAsia="宋体" w:hAnsi="Times New Roman" w:cs="Times New Roman" w:hint="eastAsia"/>
          <w:sz w:val="21"/>
          <w:szCs w:val="21"/>
        </w:rPr>
        <w:t>，</w:t>
      </w:r>
      <w:r w:rsidR="00C137A8">
        <w:rPr>
          <w:rFonts w:ascii="Times New Roman" w:eastAsia="宋体" w:hAnsi="Times New Roman" w:cs="Times New Roman" w:hint="eastAsia"/>
          <w:sz w:val="21"/>
          <w:szCs w:val="21"/>
        </w:rPr>
        <w:t>R</w:t>
      </w:r>
      <w:r w:rsidR="00C137A8">
        <w:rPr>
          <w:rFonts w:ascii="Times New Roman" w:eastAsia="宋体" w:hAnsi="Times New Roman" w:cs="Times New Roman" w:hint="eastAsia"/>
          <w:sz w:val="21"/>
          <w:szCs w:val="21"/>
        </w:rPr>
        <w:t>²</w:t>
      </w:r>
      <w:r w:rsidR="00E56C75">
        <w:rPr>
          <w:rFonts w:ascii="Times New Roman" w:eastAsia="宋体" w:hAnsi="Times New Roman" w:cs="Times New Roman" w:hint="eastAsia"/>
          <w:sz w:val="21"/>
          <w:szCs w:val="21"/>
        </w:rPr>
        <w:t>仍</w:t>
      </w:r>
      <w:r w:rsidR="00C137A8">
        <w:rPr>
          <w:rFonts w:ascii="Times New Roman" w:eastAsia="宋体" w:hAnsi="Times New Roman" w:cs="Times New Roman" w:hint="eastAsia"/>
          <w:sz w:val="21"/>
          <w:szCs w:val="21"/>
        </w:rPr>
        <w:t>高达</w:t>
      </w:r>
      <w:r w:rsidR="00C137A8">
        <w:rPr>
          <w:rFonts w:ascii="Times New Roman" w:eastAsia="宋体" w:hAnsi="Times New Roman" w:cs="Times New Roman" w:hint="eastAsia"/>
          <w:sz w:val="21"/>
          <w:szCs w:val="21"/>
        </w:rPr>
        <w:t>0.98</w:t>
      </w:r>
      <w:r w:rsidR="00C137A8">
        <w:rPr>
          <w:rFonts w:ascii="Times New Roman" w:eastAsia="宋体" w:hAnsi="Times New Roman" w:cs="Times New Roman" w:hint="eastAsia"/>
          <w:sz w:val="21"/>
          <w:szCs w:val="21"/>
        </w:rPr>
        <w:t>和</w:t>
      </w:r>
      <w:r w:rsidR="00C137A8">
        <w:rPr>
          <w:rFonts w:ascii="Times New Roman" w:eastAsia="宋体" w:hAnsi="Times New Roman" w:cs="Times New Roman" w:hint="eastAsia"/>
          <w:sz w:val="21"/>
          <w:szCs w:val="21"/>
        </w:rPr>
        <w:t>1</w:t>
      </w:r>
      <w:r w:rsidR="00FD2BAD">
        <w:rPr>
          <w:rFonts w:ascii="Times New Roman" w:eastAsia="宋体" w:hAnsi="Times New Roman" w:cs="Times New Roman" w:hint="eastAsia"/>
          <w:sz w:val="21"/>
          <w:szCs w:val="21"/>
        </w:rPr>
        <w:t>，</w:t>
      </w:r>
      <w:r w:rsidR="00E56C75" w:rsidRPr="00E56C75">
        <w:rPr>
          <w:rFonts w:ascii="Times New Roman" w:eastAsia="宋体" w:hAnsi="Times New Roman" w:cs="Times New Roman"/>
          <w:sz w:val="21"/>
          <w:szCs w:val="21"/>
        </w:rPr>
        <w:t>这可能归因于其</w:t>
      </w:r>
      <w:r w:rsidR="00E56C75">
        <w:rPr>
          <w:rFonts w:ascii="Times New Roman" w:eastAsia="宋体" w:hAnsi="Times New Roman" w:cs="Times New Roman" w:hint="eastAsia"/>
          <w:sz w:val="21"/>
          <w:szCs w:val="21"/>
        </w:rPr>
        <w:t>与</w:t>
      </w:r>
      <w:r w:rsidR="00E56C75" w:rsidRPr="00E56C75">
        <w:rPr>
          <w:rFonts w:ascii="Times New Roman" w:eastAsia="宋体" w:hAnsi="Times New Roman" w:cs="Times New Roman"/>
          <w:sz w:val="21"/>
          <w:szCs w:val="21"/>
        </w:rPr>
        <w:t>附近站点距离较近且数据可用率较高</w:t>
      </w:r>
      <w:r w:rsidR="0024730D">
        <w:rPr>
          <w:rFonts w:ascii="Times New Roman" w:eastAsia="宋体" w:hAnsi="Times New Roman" w:cs="Times New Roman" w:hint="eastAsia"/>
          <w:sz w:val="21"/>
          <w:szCs w:val="21"/>
        </w:rPr>
        <w:t>。</w:t>
      </w:r>
    </w:p>
    <w:p w14:paraId="49290553" w14:textId="4B314D94" w:rsidR="00D91BC9" w:rsidRDefault="00D91BC9" w:rsidP="00472000">
      <w:pPr>
        <w:spacing w:after="0" w:line="360" w:lineRule="auto"/>
        <w:ind w:firstLine="420"/>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2994662A" wp14:editId="51C00364">
            <wp:extent cx="4985767" cy="2688605"/>
            <wp:effectExtent l="0" t="0" r="5715" b="0"/>
            <wp:docPr id="19083242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5007505" cy="2700327"/>
                    </a:xfrm>
                    <a:prstGeom prst="rect">
                      <a:avLst/>
                    </a:prstGeom>
                    <a:noFill/>
                    <a:ln>
                      <a:noFill/>
                    </a:ln>
                  </pic:spPr>
                </pic:pic>
              </a:graphicData>
            </a:graphic>
          </wp:inline>
        </w:drawing>
      </w:r>
    </w:p>
    <w:p w14:paraId="5026FFC6" w14:textId="28A31A6A" w:rsidR="00136377" w:rsidRPr="004B30C9" w:rsidRDefault="009C71E6" w:rsidP="00110D20">
      <w:pPr>
        <w:spacing w:line="360" w:lineRule="auto"/>
        <w:jc w:val="center"/>
        <w:rPr>
          <w:rFonts w:ascii="宋体" w:eastAsia="宋体" w:hAnsi="宋体" w:hint="eastAsia"/>
          <w:sz w:val="21"/>
          <w:szCs w:val="21"/>
        </w:rPr>
      </w:pPr>
      <w:r w:rsidRPr="00EB5A5F">
        <w:rPr>
          <w:rFonts w:ascii="宋体" w:eastAsia="宋体" w:hAnsi="宋体" w:hint="eastAsia"/>
          <w:sz w:val="18"/>
          <w:szCs w:val="18"/>
        </w:rPr>
        <w:t>图2 枯水年(2009年)、丰水年(2012年)</w:t>
      </w:r>
      <w:r w:rsidRPr="00EB5A5F">
        <w:rPr>
          <w:rFonts w:ascii="宋体" w:eastAsia="宋体" w:hAnsi="宋体"/>
          <w:sz w:val="18"/>
          <w:szCs w:val="18"/>
        </w:rPr>
        <w:t>降水量插值结果与</w:t>
      </w:r>
      <w:r w:rsidRPr="00EB5A5F">
        <w:rPr>
          <w:rFonts w:ascii="宋体" w:eastAsia="宋体" w:hAnsi="宋体" w:hint="eastAsia"/>
          <w:sz w:val="18"/>
          <w:szCs w:val="18"/>
        </w:rPr>
        <w:t>GHCND数据各站点</w:t>
      </w:r>
      <w:r w:rsidR="0031699A" w:rsidRPr="00EB5A5F">
        <w:rPr>
          <w:rFonts w:ascii="宋体" w:eastAsia="宋体" w:hAnsi="宋体" w:hint="eastAsia"/>
          <w:sz w:val="18"/>
          <w:szCs w:val="18"/>
        </w:rPr>
        <w:t>日尺度插值</w:t>
      </w:r>
      <w:r w:rsidR="0031699A">
        <w:rPr>
          <w:rFonts w:ascii="宋体" w:eastAsia="宋体" w:hAnsi="宋体" w:hint="eastAsia"/>
          <w:sz w:val="21"/>
          <w:szCs w:val="21"/>
        </w:rPr>
        <w:t>效果</w:t>
      </w:r>
    </w:p>
    <w:p w14:paraId="6D7EA04C" w14:textId="3D4E85F4" w:rsidR="003B739C" w:rsidDel="00A81C86" w:rsidRDefault="00D91BC9" w:rsidP="005248AF">
      <w:pPr>
        <w:spacing w:line="360" w:lineRule="auto"/>
        <w:rPr>
          <w:del w:id="4" w:author="IN L" w:date="2025-01-12T12:49:00Z" w16du:dateUtc="2025-01-12T04:49:00Z"/>
          <w:rFonts w:ascii="Times New Roman" w:eastAsia="宋体" w:hAnsi="Times New Roman" w:cs="Times New Roman"/>
          <w:sz w:val="21"/>
          <w:szCs w:val="21"/>
        </w:rPr>
      </w:pPr>
      <w:del w:id="5" w:author="IN L" w:date="2025-01-12T12:49:00Z" w16du:dateUtc="2025-01-12T04:49:00Z">
        <w:r w:rsidDel="00A81C86">
          <w:rPr>
            <w:rFonts w:ascii="Times New Roman" w:eastAsia="宋体" w:hAnsi="Times New Roman" w:cs="Times New Roman" w:hint="eastAsia"/>
            <w:sz w:val="21"/>
            <w:szCs w:val="21"/>
          </w:rPr>
          <w:lastRenderedPageBreak/>
          <w:delText>多年趋势图</w:delText>
        </w:r>
      </w:del>
    </w:p>
    <w:p w14:paraId="04F980CC" w14:textId="4FE24577" w:rsidR="00CE1E94" w:rsidRPr="00CE1E94" w:rsidDel="00A81C86" w:rsidRDefault="00CE1E94" w:rsidP="00CE1E94">
      <w:pPr>
        <w:spacing w:line="360" w:lineRule="auto"/>
        <w:ind w:firstLine="420"/>
        <w:jc w:val="both"/>
        <w:rPr>
          <w:del w:id="6" w:author="IN L" w:date="2025-01-12T12:49:00Z" w16du:dateUtc="2025-01-12T04:49:00Z"/>
          <w:rFonts w:ascii="Times New Roman" w:eastAsia="宋体" w:hAnsi="Times New Roman" w:cs="Times New Roman"/>
          <w:sz w:val="21"/>
          <w:szCs w:val="21"/>
        </w:rPr>
      </w:pPr>
      <w:del w:id="7" w:author="IN L" w:date="2025-01-12T12:49:00Z" w16du:dateUtc="2025-01-12T04:49:00Z">
        <w:r w:rsidDel="00A81C86">
          <w:rPr>
            <w:rFonts w:ascii="Times New Roman" w:eastAsia="宋体" w:hAnsi="Times New Roman" w:cs="Times New Roman" w:hint="eastAsia"/>
            <w:sz w:val="21"/>
            <w:szCs w:val="21"/>
          </w:rPr>
          <w:delText>图</w:delText>
        </w:r>
        <w:r w:rsidDel="00A81C86">
          <w:rPr>
            <w:rFonts w:ascii="Times New Roman" w:eastAsia="宋体" w:hAnsi="Times New Roman" w:cs="Times New Roman" w:hint="eastAsia"/>
            <w:sz w:val="21"/>
            <w:szCs w:val="21"/>
          </w:rPr>
          <w:delText xml:space="preserve">1 </w:delText>
        </w:r>
        <w:r w:rsidDel="00A81C86">
          <w:rPr>
            <w:rFonts w:ascii="Times New Roman" w:eastAsia="宋体" w:hAnsi="Times New Roman" w:cs="Times New Roman" w:hint="eastAsia"/>
            <w:sz w:val="21"/>
            <w:szCs w:val="21"/>
          </w:rPr>
          <w:delText>展示了各站点插补数据和参考数据的多年平均月降水量变化。从图</w:delText>
        </w:r>
        <w:r w:rsidDel="00A81C86">
          <w:rPr>
            <w:rFonts w:ascii="Times New Roman" w:eastAsia="宋体" w:hAnsi="Times New Roman" w:cs="Times New Roman" w:hint="eastAsia"/>
            <w:sz w:val="21"/>
            <w:szCs w:val="21"/>
          </w:rPr>
          <w:delText xml:space="preserve">1 </w:delText>
        </w:r>
        <w:r w:rsidDel="00A81C86">
          <w:rPr>
            <w:rFonts w:ascii="Times New Roman" w:eastAsia="宋体" w:hAnsi="Times New Roman" w:cs="Times New Roman" w:hint="eastAsia"/>
            <w:sz w:val="21"/>
            <w:szCs w:val="21"/>
          </w:rPr>
          <w:delText>中可以看出，</w:delText>
        </w:r>
        <w:r w:rsidRPr="00CE1E94" w:rsidDel="00A81C86">
          <w:rPr>
            <w:rFonts w:ascii="Times New Roman" w:eastAsia="宋体" w:hAnsi="Times New Roman" w:cs="Times New Roman"/>
            <w:sz w:val="21"/>
            <w:szCs w:val="21"/>
          </w:rPr>
          <w:delText>各站点的插值数据较好地捕捉了降水的季节性变化趋势，并在峰值月份表现出一致的降水峰值</w:delText>
        </w:r>
        <w:r w:rsidDel="00A81C86">
          <w:rPr>
            <w:rFonts w:ascii="Times New Roman" w:eastAsia="宋体" w:hAnsi="Times New Roman" w:cs="Times New Roman" w:hint="eastAsia"/>
            <w:sz w:val="21"/>
            <w:szCs w:val="21"/>
          </w:rPr>
          <w:delText>。但是在低降水量值月份和部分站点的峰值上，插补数据略有低估，这可能与分类和插值方法的局限性有关，降水的分类标准会在类别边界附近丢失降水细节，低估降水量。而分类后进行克里金插值的平滑效应会进一步降低插值结果对极端降水的敏感性。</w:delText>
        </w:r>
      </w:del>
    </w:p>
    <w:p w14:paraId="74FDED92" w14:textId="2AF40DE0" w:rsidR="00D91BC9" w:rsidDel="00A81C86" w:rsidRDefault="00E97B9D" w:rsidP="00E56C75">
      <w:pPr>
        <w:spacing w:line="360" w:lineRule="auto"/>
        <w:jc w:val="center"/>
        <w:rPr>
          <w:del w:id="8" w:author="IN L" w:date="2025-01-12T12:49:00Z" w16du:dateUtc="2025-01-12T04:49:00Z"/>
          <w:rFonts w:ascii="Times New Roman" w:eastAsia="宋体" w:hAnsi="Times New Roman" w:cs="Times New Roman"/>
          <w:sz w:val="21"/>
          <w:szCs w:val="21"/>
        </w:rPr>
      </w:pPr>
      <w:del w:id="9" w:author="IN L" w:date="2025-01-12T12:49:00Z" w16du:dateUtc="2025-01-12T04:49:00Z">
        <w:r w:rsidDel="00A81C86">
          <w:rPr>
            <w:rFonts w:ascii="Times New Roman" w:eastAsia="宋体" w:hAnsi="Times New Roman" w:cs="Times New Roman"/>
            <w:noProof/>
            <w:sz w:val="21"/>
            <w:szCs w:val="21"/>
          </w:rPr>
          <w:drawing>
            <wp:inline distT="0" distB="0" distL="0" distR="0" wp14:anchorId="39589134" wp14:editId="69FA4390">
              <wp:extent cx="5215738" cy="4834745"/>
              <wp:effectExtent l="0" t="0" r="4445" b="4445"/>
              <wp:docPr id="59511316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1"/>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5243981" cy="4860925"/>
                      </a:xfrm>
                      <a:prstGeom prst="rect">
                        <a:avLst/>
                      </a:prstGeom>
                      <a:noFill/>
                      <a:ln>
                        <a:noFill/>
                      </a:ln>
                    </pic:spPr>
                  </pic:pic>
                </a:graphicData>
              </a:graphic>
            </wp:inline>
          </w:drawing>
        </w:r>
      </w:del>
    </w:p>
    <w:p w14:paraId="0E83BE17" w14:textId="6800AC94" w:rsidR="00E56C75" w:rsidRPr="00EB5A5F" w:rsidDel="00A81C86" w:rsidRDefault="00E56C75" w:rsidP="00734AA2">
      <w:pPr>
        <w:spacing w:line="360" w:lineRule="auto"/>
        <w:jc w:val="center"/>
        <w:rPr>
          <w:del w:id="10" w:author="IN L" w:date="2025-01-12T12:49:00Z" w16du:dateUtc="2025-01-12T04:49:00Z"/>
          <w:rFonts w:ascii="宋体" w:eastAsia="宋体" w:hAnsi="宋体" w:hint="eastAsia"/>
          <w:sz w:val="18"/>
          <w:szCs w:val="18"/>
        </w:rPr>
      </w:pPr>
      <w:del w:id="11" w:author="IN L" w:date="2025-01-12T12:49:00Z" w16du:dateUtc="2025-01-12T04:49:00Z">
        <w:r w:rsidRPr="00EB5A5F" w:rsidDel="00A81C86">
          <w:rPr>
            <w:rFonts w:ascii="宋体" w:eastAsia="宋体" w:hAnsi="宋体" w:hint="eastAsia"/>
            <w:sz w:val="18"/>
            <w:szCs w:val="18"/>
          </w:rPr>
          <w:delText xml:space="preserve">图1 </w:delText>
        </w:r>
        <w:r w:rsidRPr="00EB5A5F" w:rsidDel="00A81C86">
          <w:rPr>
            <w:rFonts w:ascii="宋体" w:eastAsia="宋体" w:hAnsi="宋体"/>
            <w:sz w:val="18"/>
            <w:szCs w:val="18"/>
          </w:rPr>
          <w:delText>降水量插值结果与</w:delText>
        </w:r>
        <w:r w:rsidRPr="00EB5A5F" w:rsidDel="00A81C86">
          <w:rPr>
            <w:rFonts w:ascii="宋体" w:eastAsia="宋体" w:hAnsi="宋体" w:hint="eastAsia"/>
            <w:sz w:val="18"/>
            <w:szCs w:val="18"/>
          </w:rPr>
          <w:delText>GHCND数据各站点</w:delText>
        </w:r>
        <w:r w:rsidR="00764907" w:rsidRPr="00EB5A5F" w:rsidDel="00A81C86">
          <w:rPr>
            <w:rFonts w:ascii="宋体" w:eastAsia="宋体" w:hAnsi="宋体" w:hint="eastAsia"/>
            <w:sz w:val="18"/>
            <w:szCs w:val="18"/>
          </w:rPr>
          <w:delText>多年平均</w:delText>
        </w:r>
        <w:r w:rsidRPr="00EB5A5F" w:rsidDel="00A81C86">
          <w:rPr>
            <w:rFonts w:ascii="宋体" w:eastAsia="宋体" w:hAnsi="宋体" w:hint="eastAsia"/>
            <w:sz w:val="18"/>
            <w:szCs w:val="18"/>
          </w:rPr>
          <w:delText>月际变化</w:delText>
        </w:r>
        <w:r w:rsidR="00EA647C" w:rsidRPr="00EB5A5F" w:rsidDel="00A81C86">
          <w:rPr>
            <w:rFonts w:ascii="宋体" w:eastAsia="宋体" w:hAnsi="宋体" w:hint="eastAsia"/>
            <w:sz w:val="18"/>
            <w:szCs w:val="18"/>
          </w:rPr>
          <w:delText>.(a)1980-2020年月际变化,(b) 2006-2020年月际变化，(c) 1999-2020年月际变化,(d) 1980-2020年月际变化</w:delText>
        </w:r>
      </w:del>
    </w:p>
    <w:p w14:paraId="61FE757D" w14:textId="296FB4AF" w:rsidR="00D91BC9" w:rsidDel="00A81C86" w:rsidRDefault="00D91BC9" w:rsidP="005248AF">
      <w:pPr>
        <w:spacing w:line="360" w:lineRule="auto"/>
        <w:rPr>
          <w:del w:id="12" w:author="IN L" w:date="2025-01-12T12:49:00Z" w16du:dateUtc="2025-01-12T04:49:00Z"/>
          <w:rFonts w:ascii="Times New Roman" w:eastAsia="宋体" w:hAnsi="Times New Roman" w:cs="Times New Roman"/>
          <w:sz w:val="21"/>
          <w:szCs w:val="21"/>
        </w:rPr>
      </w:pPr>
      <w:del w:id="13" w:author="IN L" w:date="2025-01-12T12:49:00Z" w16du:dateUtc="2025-01-12T04:49:00Z">
        <w:r w:rsidDel="00A81C86">
          <w:rPr>
            <w:rFonts w:ascii="Times New Roman" w:eastAsia="宋体" w:hAnsi="Times New Roman" w:cs="Times New Roman" w:hint="eastAsia"/>
            <w:sz w:val="21"/>
            <w:szCs w:val="21"/>
          </w:rPr>
          <w:delText>多年散点图</w:delText>
        </w:r>
      </w:del>
    </w:p>
    <w:p w14:paraId="22494F29" w14:textId="19E64FFE" w:rsidR="00FD6E2A" w:rsidDel="00A81C86" w:rsidRDefault="00FD6E2A" w:rsidP="00FD6E2A">
      <w:pPr>
        <w:spacing w:line="360" w:lineRule="auto"/>
        <w:ind w:firstLine="420"/>
        <w:rPr>
          <w:del w:id="14" w:author="IN L" w:date="2025-01-12T12:49:00Z" w16du:dateUtc="2025-01-12T04:49:00Z"/>
          <w:rFonts w:ascii="Times New Roman" w:eastAsia="宋体" w:hAnsi="Times New Roman" w:cs="Times New Roman"/>
          <w:sz w:val="21"/>
          <w:szCs w:val="21"/>
        </w:rPr>
      </w:pPr>
      <w:del w:id="15" w:author="IN L" w:date="2025-01-12T12:49:00Z" w16du:dateUtc="2025-01-12T04:49:00Z">
        <w:r w:rsidDel="00A81C86">
          <w:rPr>
            <w:rFonts w:ascii="宋体" w:eastAsia="宋体" w:hAnsi="宋体" w:hint="eastAsia"/>
            <w:sz w:val="21"/>
            <w:szCs w:val="21"/>
          </w:rPr>
          <w:delText>图2显示了</w:delText>
        </w:r>
        <w:r w:rsidRPr="005248AF" w:rsidDel="00A81C86">
          <w:rPr>
            <w:rFonts w:ascii="宋体" w:eastAsia="宋体" w:hAnsi="宋体"/>
            <w:sz w:val="21"/>
            <w:szCs w:val="21"/>
          </w:rPr>
          <w:delText>降水量插值结果与</w:delText>
        </w:r>
        <w:r w:rsidRPr="005248AF" w:rsidDel="00A81C86">
          <w:rPr>
            <w:rFonts w:ascii="宋体" w:eastAsia="宋体" w:hAnsi="宋体" w:hint="eastAsia"/>
            <w:sz w:val="21"/>
            <w:szCs w:val="21"/>
          </w:rPr>
          <w:delText>GHCND数据各站点</w:delText>
        </w:r>
        <w:r w:rsidDel="00A81C86">
          <w:rPr>
            <w:rFonts w:ascii="宋体" w:eastAsia="宋体" w:hAnsi="宋体" w:hint="eastAsia"/>
            <w:sz w:val="21"/>
            <w:szCs w:val="21"/>
          </w:rPr>
          <w:delText>多年数据在</w:delText>
        </w:r>
        <w:r w:rsidDel="00A81C86">
          <w:rPr>
            <w:rFonts w:ascii="Times New Roman" w:eastAsia="宋体" w:hAnsi="Times New Roman" w:cs="Times New Roman" w:hint="eastAsia"/>
            <w:sz w:val="21"/>
            <w:szCs w:val="21"/>
          </w:rPr>
          <w:delText>日尺度上的拟合效果。由图</w:delText>
        </w:r>
        <w:r w:rsidDel="00A81C86">
          <w:rPr>
            <w:rFonts w:ascii="Times New Roman" w:eastAsia="宋体" w:hAnsi="Times New Roman" w:cs="Times New Roman" w:hint="eastAsia"/>
            <w:sz w:val="21"/>
            <w:szCs w:val="21"/>
          </w:rPr>
          <w:delText xml:space="preserve">2 </w:delText>
        </w:r>
        <w:r w:rsidDel="00A81C86">
          <w:rPr>
            <w:rFonts w:ascii="Times New Roman" w:eastAsia="宋体" w:hAnsi="Times New Roman" w:cs="Times New Roman" w:hint="eastAsia"/>
            <w:sz w:val="21"/>
            <w:szCs w:val="21"/>
          </w:rPr>
          <w:delText>可见，各站点的</w:delText>
        </w:r>
        <w:r w:rsidDel="00A81C86">
          <w:rPr>
            <w:rFonts w:ascii="Times New Roman" w:eastAsia="宋体" w:hAnsi="Times New Roman" w:cs="Times New Roman" w:hint="eastAsia"/>
            <w:sz w:val="21"/>
            <w:szCs w:val="21"/>
          </w:rPr>
          <w:delText>R</w:delText>
        </w:r>
        <w:r w:rsidDel="00A81C86">
          <w:rPr>
            <w:rFonts w:ascii="Times New Roman" w:eastAsia="宋体" w:hAnsi="Times New Roman" w:cs="Times New Roman" w:hint="eastAsia"/>
            <w:sz w:val="21"/>
            <w:szCs w:val="21"/>
          </w:rPr>
          <w:delText>²</w:delText>
        </w:r>
        <w:r w:rsidR="00143A4A" w:rsidDel="00A81C86">
          <w:rPr>
            <w:rFonts w:ascii="Times New Roman" w:eastAsia="宋体" w:hAnsi="Times New Roman" w:cs="Times New Roman" w:hint="eastAsia"/>
            <w:sz w:val="21"/>
            <w:szCs w:val="21"/>
          </w:rPr>
          <w:delText>在</w:delText>
        </w:r>
        <w:r w:rsidR="00143A4A" w:rsidDel="00A81C86">
          <w:rPr>
            <w:rFonts w:ascii="Times New Roman" w:eastAsia="宋体" w:hAnsi="Times New Roman" w:cs="Times New Roman" w:hint="eastAsia"/>
            <w:sz w:val="21"/>
            <w:szCs w:val="21"/>
          </w:rPr>
          <w:delText>0.76-0.99</w:delText>
        </w:r>
        <w:r w:rsidR="00143A4A" w:rsidDel="00A81C86">
          <w:rPr>
            <w:rFonts w:ascii="Times New Roman" w:eastAsia="宋体" w:hAnsi="Times New Roman" w:cs="Times New Roman" w:hint="eastAsia"/>
            <w:sz w:val="21"/>
            <w:szCs w:val="21"/>
          </w:rPr>
          <w:delText>之间，表明不同站点的插值精度差异较大，但总体上</w:delText>
        </w:r>
        <w:r w:rsidR="00143A4A" w:rsidDel="00A81C86">
          <w:rPr>
            <w:rFonts w:ascii="Times New Roman" w:eastAsia="宋体" w:hAnsi="Times New Roman" w:cs="Times New Roman" w:hint="eastAsia"/>
            <w:sz w:val="21"/>
            <w:szCs w:val="21"/>
          </w:rPr>
          <w:lastRenderedPageBreak/>
          <w:delText>精度较高，</w:delText>
        </w:r>
        <w:r w:rsidDel="00A81C86">
          <w:rPr>
            <w:rFonts w:ascii="Times New Roman" w:eastAsia="宋体" w:hAnsi="Times New Roman" w:cs="Times New Roman" w:hint="eastAsia"/>
            <w:sz w:val="21"/>
            <w:szCs w:val="21"/>
          </w:rPr>
          <w:delText>此外，图中大部分站点还存在高值低估的趋势，这是可能是由于分类和插值方法的局限性导致的。</w:delText>
        </w:r>
      </w:del>
    </w:p>
    <w:p w14:paraId="40A776EA" w14:textId="7A06CEF7" w:rsidR="00D91BC9" w:rsidDel="00A81C86" w:rsidRDefault="00D91BC9" w:rsidP="005D1314">
      <w:pPr>
        <w:spacing w:line="360" w:lineRule="auto"/>
        <w:jc w:val="center"/>
        <w:rPr>
          <w:del w:id="16" w:author="IN L" w:date="2025-01-12T12:49:00Z" w16du:dateUtc="2025-01-12T04:49:00Z"/>
          <w:rFonts w:ascii="Times New Roman" w:eastAsia="宋体" w:hAnsi="Times New Roman" w:cs="Times New Roman"/>
          <w:sz w:val="21"/>
          <w:szCs w:val="21"/>
        </w:rPr>
      </w:pPr>
      <w:del w:id="17" w:author="IN L" w:date="2025-01-12T12:49:00Z" w16du:dateUtc="2025-01-12T04:49:00Z">
        <w:r w:rsidDel="00A81C86">
          <w:rPr>
            <w:rFonts w:ascii="Times New Roman" w:eastAsia="宋体" w:hAnsi="Times New Roman" w:cs="Times New Roman"/>
            <w:noProof/>
            <w:sz w:val="21"/>
            <w:szCs w:val="21"/>
          </w:rPr>
          <w:drawing>
            <wp:inline distT="0" distB="0" distL="0" distR="0" wp14:anchorId="0A7F9652" wp14:editId="5E2AA20F">
              <wp:extent cx="5135526" cy="5118661"/>
              <wp:effectExtent l="0" t="0" r="8255" b="6350"/>
              <wp:docPr id="38505638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99" cstate="print">
                        <a:extLst>
                          <a:ext uri="{28A0092B-C50C-407E-A947-70E740481C1C}">
                            <a14:useLocalDpi xmlns:a14="http://schemas.microsoft.com/office/drawing/2010/main" val="0"/>
                          </a:ext>
                        </a:extLst>
                      </a:blip>
                      <a:srcRect/>
                      <a:stretch>
                        <a:fillRect/>
                      </a:stretch>
                    </pic:blipFill>
                    <pic:spPr bwMode="auto">
                      <a:xfrm>
                        <a:off x="0" y="0"/>
                        <a:ext cx="5145281" cy="5128384"/>
                      </a:xfrm>
                      <a:prstGeom prst="rect">
                        <a:avLst/>
                      </a:prstGeom>
                      <a:noFill/>
                      <a:ln>
                        <a:noFill/>
                      </a:ln>
                    </pic:spPr>
                  </pic:pic>
                </a:graphicData>
              </a:graphic>
            </wp:inline>
          </w:drawing>
        </w:r>
      </w:del>
    </w:p>
    <w:p w14:paraId="53F986A6" w14:textId="14B04198" w:rsidR="00E56C75" w:rsidRPr="00EB5A5F" w:rsidDel="00A81C86" w:rsidRDefault="00E56C75" w:rsidP="005D1314">
      <w:pPr>
        <w:spacing w:line="360" w:lineRule="auto"/>
        <w:jc w:val="center"/>
        <w:rPr>
          <w:del w:id="18" w:author="IN L" w:date="2025-01-12T12:49:00Z" w16du:dateUtc="2025-01-12T04:49:00Z"/>
          <w:rFonts w:ascii="宋体" w:eastAsia="宋体" w:hAnsi="宋体" w:hint="eastAsia"/>
          <w:sz w:val="18"/>
          <w:szCs w:val="18"/>
        </w:rPr>
      </w:pPr>
      <w:del w:id="19" w:author="IN L" w:date="2025-01-12T12:49:00Z" w16du:dateUtc="2025-01-12T04:49:00Z">
        <w:r w:rsidRPr="00EB5A5F" w:rsidDel="00A81C86">
          <w:rPr>
            <w:rFonts w:ascii="宋体" w:eastAsia="宋体" w:hAnsi="宋体" w:hint="eastAsia"/>
            <w:sz w:val="18"/>
            <w:szCs w:val="18"/>
          </w:rPr>
          <w:delText>图2</w:delText>
        </w:r>
        <w:r w:rsidRPr="00EB5A5F" w:rsidDel="00A81C86">
          <w:rPr>
            <w:rFonts w:ascii="宋体" w:eastAsia="宋体" w:hAnsi="宋体"/>
            <w:sz w:val="18"/>
            <w:szCs w:val="18"/>
          </w:rPr>
          <w:delText>降水量插值结果与</w:delText>
        </w:r>
        <w:r w:rsidRPr="00EB5A5F" w:rsidDel="00A81C86">
          <w:rPr>
            <w:rFonts w:ascii="宋体" w:eastAsia="宋体" w:hAnsi="宋体" w:hint="eastAsia"/>
            <w:sz w:val="18"/>
            <w:szCs w:val="18"/>
          </w:rPr>
          <w:delText>GHCND数据各站点</w:delText>
        </w:r>
        <w:r w:rsidR="00764907" w:rsidRPr="00EB5A5F" w:rsidDel="00A81C86">
          <w:rPr>
            <w:rFonts w:ascii="宋体" w:eastAsia="宋体" w:hAnsi="宋体" w:hint="eastAsia"/>
            <w:sz w:val="18"/>
            <w:szCs w:val="18"/>
          </w:rPr>
          <w:delText>多年</w:delText>
        </w:r>
        <w:r w:rsidR="0031699A" w:rsidRPr="00EB5A5F" w:rsidDel="00A81C86">
          <w:rPr>
            <w:rFonts w:ascii="宋体" w:eastAsia="宋体" w:hAnsi="宋体" w:hint="eastAsia"/>
            <w:sz w:val="18"/>
            <w:szCs w:val="18"/>
          </w:rPr>
          <w:delText>日尺度插值效果</w:delText>
        </w:r>
      </w:del>
    </w:p>
    <w:p w14:paraId="326D041B" w14:textId="15DFA676" w:rsidR="001661E4" w:rsidRPr="002D4101" w:rsidRDefault="001661E4" w:rsidP="005248AF">
      <w:pPr>
        <w:pStyle w:val="3"/>
        <w:spacing w:line="360" w:lineRule="auto"/>
        <w:rPr>
          <w:rFonts w:ascii="Times New Roman" w:eastAsia="宋体" w:hAnsi="Times New Roman" w:cs="Times New Roman"/>
          <w:b w:val="0"/>
          <w:bCs w:val="0"/>
          <w:sz w:val="21"/>
          <w:szCs w:val="21"/>
        </w:rPr>
      </w:pPr>
      <w:r w:rsidRPr="001661E4">
        <w:rPr>
          <w:rFonts w:ascii="Times New Roman" w:eastAsia="宋体" w:hAnsi="Times New Roman" w:cs="Times New Roman" w:hint="eastAsia"/>
          <w:b w:val="0"/>
          <w:bCs w:val="0"/>
          <w:sz w:val="21"/>
          <w:szCs w:val="21"/>
        </w:rPr>
        <w:t xml:space="preserve">3.1.2 </w:t>
      </w:r>
      <w:r>
        <w:rPr>
          <w:rFonts w:ascii="Times New Roman" w:eastAsia="宋体" w:hAnsi="Times New Roman" w:cs="Times New Roman" w:hint="eastAsia"/>
          <w:b w:val="0"/>
          <w:bCs w:val="0"/>
          <w:sz w:val="21"/>
          <w:szCs w:val="21"/>
        </w:rPr>
        <w:t>整体评估</w:t>
      </w:r>
    </w:p>
    <w:p w14:paraId="1D958008" w14:textId="77777777" w:rsidR="002D4101" w:rsidRDefault="00AD2B9D" w:rsidP="00F07039">
      <w:pPr>
        <w:spacing w:after="0" w:line="360" w:lineRule="auto"/>
        <w:ind w:firstLine="420"/>
        <w:jc w:val="both"/>
        <w:rPr>
          <w:rFonts w:ascii="Times New Roman" w:eastAsia="宋体" w:hAnsi="Times New Roman" w:cs="Times New Roman"/>
          <w:sz w:val="21"/>
          <w:szCs w:val="21"/>
        </w:rPr>
      </w:pPr>
      <w:r w:rsidRPr="00AD2B9D">
        <w:rPr>
          <w:rFonts w:ascii="Times New Roman" w:eastAsia="宋体" w:hAnsi="Times New Roman" w:cs="Times New Roman"/>
          <w:sz w:val="21"/>
          <w:szCs w:val="21"/>
        </w:rPr>
        <w:t>本节采用</w:t>
      </w:r>
      <w:r w:rsidRPr="00AD2B9D">
        <w:rPr>
          <w:rFonts w:ascii="Times New Roman" w:eastAsia="宋体" w:hAnsi="Times New Roman" w:cs="Times New Roman"/>
          <w:sz w:val="21"/>
          <w:szCs w:val="21"/>
        </w:rPr>
        <w:t>1980-2022</w:t>
      </w:r>
      <w:r w:rsidRPr="00AD2B9D">
        <w:rPr>
          <w:rFonts w:ascii="Times New Roman" w:eastAsia="宋体" w:hAnsi="Times New Roman" w:cs="Times New Roman"/>
          <w:sz w:val="21"/>
          <w:szCs w:val="21"/>
        </w:rPr>
        <w:t>年的日降水数据进行模型训练与数据插补。首先，假设</w:t>
      </w:r>
      <w:r w:rsidRPr="00AD2B9D">
        <w:rPr>
          <w:rFonts w:ascii="Times New Roman" w:eastAsia="宋体" w:hAnsi="Times New Roman" w:cs="Times New Roman"/>
          <w:sz w:val="21"/>
          <w:szCs w:val="21"/>
        </w:rPr>
        <w:t>1980-2022</w:t>
      </w:r>
      <w:r w:rsidRPr="00AD2B9D">
        <w:rPr>
          <w:rFonts w:ascii="Times New Roman" w:eastAsia="宋体" w:hAnsi="Times New Roman" w:cs="Times New Roman"/>
          <w:sz w:val="21"/>
          <w:szCs w:val="21"/>
        </w:rPr>
        <w:t>年期间未通过质量控制的数据视为缺失值。随后，按照表</w:t>
      </w:r>
      <w:r w:rsidRPr="00AD2B9D">
        <w:rPr>
          <w:rFonts w:ascii="Times New Roman" w:eastAsia="宋体" w:hAnsi="Times New Roman" w:cs="Times New Roman"/>
          <w:sz w:val="21"/>
          <w:szCs w:val="21"/>
        </w:rPr>
        <w:t>(1)</w:t>
      </w:r>
      <w:r w:rsidRPr="00AD2B9D">
        <w:rPr>
          <w:rFonts w:ascii="Times New Roman" w:eastAsia="宋体" w:hAnsi="Times New Roman" w:cs="Times New Roman"/>
          <w:sz w:val="21"/>
          <w:szCs w:val="21"/>
        </w:rPr>
        <w:t>的分级标准，对</w:t>
      </w:r>
      <w:r w:rsidRPr="00AD2B9D">
        <w:rPr>
          <w:rFonts w:ascii="Times New Roman" w:eastAsia="宋体" w:hAnsi="Times New Roman" w:cs="Times New Roman"/>
          <w:sz w:val="21"/>
          <w:szCs w:val="21"/>
        </w:rPr>
        <w:t>1980-2022</w:t>
      </w:r>
      <w:r w:rsidRPr="00AD2B9D">
        <w:rPr>
          <w:rFonts w:ascii="Times New Roman" w:eastAsia="宋体" w:hAnsi="Times New Roman" w:cs="Times New Roman"/>
          <w:sz w:val="21"/>
          <w:szCs w:val="21"/>
        </w:rPr>
        <w:t>年的日降水量数据进行离散化处理，并选取与目标站点相邻的七个台站数据组成训练集。对于邻近台站的缺失值，采用多年平均值进行填补。最后，根据分类结果对缺失数据进行插补，并将插补后的结果与</w:t>
      </w:r>
      <w:r w:rsidRPr="00AD2B9D">
        <w:rPr>
          <w:rFonts w:ascii="Times New Roman" w:eastAsia="宋体" w:hAnsi="Times New Roman" w:cs="Times New Roman"/>
          <w:sz w:val="21"/>
          <w:szCs w:val="21"/>
        </w:rPr>
        <w:t>1980-2020</w:t>
      </w:r>
      <w:r w:rsidRPr="00AD2B9D">
        <w:rPr>
          <w:rFonts w:ascii="Times New Roman" w:eastAsia="宋体" w:hAnsi="Times New Roman" w:cs="Times New Roman"/>
          <w:sz w:val="21"/>
          <w:szCs w:val="21"/>
        </w:rPr>
        <w:t>年的</w:t>
      </w:r>
      <w:r w:rsidRPr="00AD2B9D">
        <w:rPr>
          <w:rFonts w:ascii="Times New Roman" w:eastAsia="宋体" w:hAnsi="Times New Roman" w:cs="Times New Roman"/>
          <w:sz w:val="21"/>
          <w:szCs w:val="21"/>
        </w:rPr>
        <w:t>GHCND</w:t>
      </w:r>
      <w:r w:rsidRPr="00AD2B9D">
        <w:rPr>
          <w:rFonts w:ascii="Times New Roman" w:eastAsia="宋体" w:hAnsi="Times New Roman" w:cs="Times New Roman"/>
          <w:sz w:val="21"/>
          <w:szCs w:val="21"/>
        </w:rPr>
        <w:t>数据进行比较</w:t>
      </w:r>
      <w:r w:rsidR="00334A38">
        <w:rPr>
          <w:rFonts w:ascii="Times New Roman" w:eastAsia="宋体" w:hAnsi="Times New Roman" w:cs="Times New Roman" w:hint="eastAsia"/>
          <w:sz w:val="21"/>
          <w:szCs w:val="21"/>
        </w:rPr>
        <w:t>。</w:t>
      </w:r>
    </w:p>
    <w:p w14:paraId="7534306C" w14:textId="587F0FFF" w:rsidR="00C73294" w:rsidRDefault="00AD2B9D" w:rsidP="00F07039">
      <w:pPr>
        <w:spacing w:after="0"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2 </w:t>
      </w:r>
      <w:r>
        <w:rPr>
          <w:rFonts w:ascii="Times New Roman" w:eastAsia="宋体" w:hAnsi="Times New Roman" w:cs="Times New Roman" w:hint="eastAsia"/>
          <w:sz w:val="21"/>
          <w:szCs w:val="21"/>
        </w:rPr>
        <w:t>显示</w:t>
      </w:r>
      <w:r w:rsidR="006A5717">
        <w:rPr>
          <w:rFonts w:ascii="Times New Roman" w:eastAsia="宋体" w:hAnsi="Times New Roman" w:cs="Times New Roman" w:hint="eastAsia"/>
          <w:sz w:val="21"/>
          <w:szCs w:val="21"/>
        </w:rPr>
        <w:t>了朴素贝叶斯分类</w:t>
      </w:r>
      <w:r w:rsidR="006B1572">
        <w:rPr>
          <w:rFonts w:ascii="Times New Roman" w:eastAsia="宋体" w:hAnsi="Times New Roman" w:cs="Times New Roman" w:hint="eastAsia"/>
          <w:sz w:val="21"/>
          <w:szCs w:val="21"/>
        </w:rPr>
        <w:t>交叉验证</w:t>
      </w:r>
      <w:r w:rsidR="006A5717">
        <w:rPr>
          <w:rFonts w:ascii="Times New Roman" w:eastAsia="宋体" w:hAnsi="Times New Roman" w:cs="Times New Roman" w:hint="eastAsia"/>
          <w:sz w:val="21"/>
          <w:szCs w:val="21"/>
        </w:rPr>
        <w:t>结果，</w:t>
      </w:r>
      <w:r w:rsidR="006B1572">
        <w:rPr>
          <w:rFonts w:ascii="Times New Roman" w:eastAsia="宋体" w:hAnsi="Times New Roman" w:cs="Times New Roman" w:hint="eastAsia"/>
          <w:sz w:val="21"/>
          <w:szCs w:val="21"/>
        </w:rPr>
        <w:t>从图</w:t>
      </w:r>
      <w:r w:rsidR="000C77DC">
        <w:rPr>
          <w:rFonts w:ascii="Times New Roman" w:eastAsia="宋体" w:hAnsi="Times New Roman" w:cs="Times New Roman" w:hint="eastAsia"/>
          <w:sz w:val="21"/>
          <w:szCs w:val="21"/>
        </w:rPr>
        <w:t>中</w:t>
      </w:r>
      <w:r w:rsidR="006B1572">
        <w:rPr>
          <w:rFonts w:ascii="Times New Roman" w:eastAsia="宋体" w:hAnsi="Times New Roman" w:cs="Times New Roman" w:hint="eastAsia"/>
          <w:sz w:val="21"/>
          <w:szCs w:val="21"/>
        </w:rPr>
        <w:t>可以看出，</w:t>
      </w:r>
      <w:r w:rsidR="00154357">
        <w:rPr>
          <w:rFonts w:ascii="Times New Roman" w:eastAsia="宋体" w:hAnsi="Times New Roman" w:cs="Times New Roman" w:hint="eastAsia"/>
          <w:sz w:val="21"/>
          <w:szCs w:val="21"/>
        </w:rPr>
        <w:t>朴素贝叶斯分类模型在</w:t>
      </w:r>
      <w:r w:rsidR="00154357">
        <w:rPr>
          <w:rFonts w:ascii="Times New Roman" w:eastAsia="宋体" w:hAnsi="Times New Roman" w:cs="Times New Roman" w:hint="eastAsia"/>
          <w:sz w:val="21"/>
          <w:szCs w:val="21"/>
        </w:rPr>
        <w:lastRenderedPageBreak/>
        <w:t>降水数据上的分类准确率随时间呈现出明显的波动，但总体</w:t>
      </w:r>
      <w:r w:rsidR="000C77DC">
        <w:rPr>
          <w:rFonts w:ascii="Times New Roman" w:eastAsia="宋体" w:hAnsi="Times New Roman" w:cs="Times New Roman" w:hint="eastAsia"/>
          <w:sz w:val="21"/>
          <w:szCs w:val="21"/>
        </w:rPr>
        <w:t>保持在</w:t>
      </w:r>
      <w:r w:rsidR="000C77DC">
        <w:rPr>
          <w:rFonts w:ascii="Times New Roman" w:eastAsia="宋体" w:hAnsi="Times New Roman" w:cs="Times New Roman" w:hint="eastAsia"/>
          <w:sz w:val="21"/>
          <w:szCs w:val="21"/>
        </w:rPr>
        <w:t>0.75</w:t>
      </w:r>
      <w:r w:rsidR="000C77DC">
        <w:rPr>
          <w:rFonts w:ascii="Times New Roman" w:eastAsia="宋体" w:hAnsi="Times New Roman" w:cs="Times New Roman" w:hint="eastAsia"/>
          <w:sz w:val="21"/>
          <w:szCs w:val="21"/>
        </w:rPr>
        <w:t>以上</w:t>
      </w:r>
      <w:r w:rsidR="00154357">
        <w:rPr>
          <w:rFonts w:ascii="Times New Roman" w:eastAsia="宋体" w:hAnsi="Times New Roman" w:cs="Times New Roman" w:hint="eastAsia"/>
          <w:sz w:val="21"/>
          <w:szCs w:val="21"/>
        </w:rPr>
        <w:t>。初期准确率保持在</w:t>
      </w:r>
      <w:r w:rsidR="00154357">
        <w:rPr>
          <w:rFonts w:ascii="Times New Roman" w:eastAsia="宋体" w:hAnsi="Times New Roman" w:cs="Times New Roman" w:hint="eastAsia"/>
          <w:sz w:val="21"/>
          <w:szCs w:val="21"/>
        </w:rPr>
        <w:t>0.95</w:t>
      </w:r>
      <w:r w:rsidR="00154357">
        <w:rPr>
          <w:rFonts w:ascii="Times New Roman" w:eastAsia="宋体" w:hAnsi="Times New Roman" w:cs="Times New Roman" w:hint="eastAsia"/>
          <w:sz w:val="21"/>
          <w:szCs w:val="21"/>
        </w:rPr>
        <w:t>左右，但在</w:t>
      </w:r>
      <w:r w:rsidR="00154357">
        <w:rPr>
          <w:rFonts w:ascii="Times New Roman" w:eastAsia="宋体" w:hAnsi="Times New Roman" w:cs="Times New Roman" w:hint="eastAsia"/>
          <w:sz w:val="21"/>
          <w:szCs w:val="21"/>
        </w:rPr>
        <w:t>100</w:t>
      </w:r>
      <w:r w:rsidR="00154357">
        <w:rPr>
          <w:rFonts w:ascii="Times New Roman" w:eastAsia="宋体" w:hAnsi="Times New Roman" w:cs="Times New Roman" w:hint="eastAsia"/>
          <w:sz w:val="21"/>
          <w:szCs w:val="21"/>
        </w:rPr>
        <w:t>天后逐渐下降，</w:t>
      </w:r>
      <w:r w:rsidR="00BA3E2C" w:rsidRPr="00BA3E2C">
        <w:rPr>
          <w:rFonts w:ascii="Times New Roman" w:eastAsia="宋体" w:hAnsi="Times New Roman" w:cs="Times New Roman"/>
          <w:sz w:val="21"/>
          <w:szCs w:val="21"/>
        </w:rPr>
        <w:t>至</w:t>
      </w:r>
      <w:r w:rsidR="00BA3E2C">
        <w:rPr>
          <w:rFonts w:ascii="Times New Roman" w:eastAsia="宋体" w:hAnsi="Times New Roman" w:cs="Times New Roman" w:hint="eastAsia"/>
          <w:sz w:val="21"/>
          <w:szCs w:val="21"/>
        </w:rPr>
        <w:t>200</w:t>
      </w:r>
      <w:r w:rsidR="00BA3E2C" w:rsidRPr="00BA3E2C">
        <w:rPr>
          <w:rFonts w:ascii="Times New Roman" w:eastAsia="宋体" w:hAnsi="Times New Roman" w:cs="Times New Roman"/>
          <w:sz w:val="21"/>
          <w:szCs w:val="21"/>
        </w:rPr>
        <w:t>天左右达到最低</w:t>
      </w:r>
      <w:r w:rsidR="00154357">
        <w:rPr>
          <w:rFonts w:ascii="Times New Roman" w:eastAsia="宋体" w:hAnsi="Times New Roman" w:cs="Times New Roman" w:hint="eastAsia"/>
          <w:sz w:val="21"/>
          <w:szCs w:val="21"/>
        </w:rPr>
        <w:t>，</w:t>
      </w:r>
      <w:r w:rsidR="00BA3E2C">
        <w:rPr>
          <w:rFonts w:ascii="Times New Roman" w:eastAsia="宋体" w:hAnsi="Times New Roman" w:cs="Times New Roman" w:hint="eastAsia"/>
          <w:sz w:val="21"/>
          <w:szCs w:val="21"/>
        </w:rPr>
        <w:t>降至接近</w:t>
      </w:r>
      <w:r w:rsidR="00BA3E2C">
        <w:rPr>
          <w:rFonts w:ascii="Times New Roman" w:eastAsia="宋体" w:hAnsi="Times New Roman" w:cs="Times New Roman" w:hint="eastAsia"/>
          <w:sz w:val="21"/>
          <w:szCs w:val="21"/>
        </w:rPr>
        <w:t>0.75</w:t>
      </w:r>
      <w:r w:rsidR="00BA3E2C">
        <w:rPr>
          <w:rFonts w:ascii="Times New Roman" w:eastAsia="宋体" w:hAnsi="Times New Roman" w:cs="Times New Roman" w:hint="eastAsia"/>
          <w:sz w:val="21"/>
          <w:szCs w:val="21"/>
        </w:rPr>
        <w:t>，</w:t>
      </w:r>
      <w:r w:rsidR="00154357">
        <w:rPr>
          <w:rFonts w:ascii="Times New Roman" w:eastAsia="宋体" w:hAnsi="Times New Roman" w:cs="Times New Roman" w:hint="eastAsia"/>
          <w:sz w:val="21"/>
          <w:szCs w:val="21"/>
        </w:rPr>
        <w:t>随后准确率逐步回升至接近</w:t>
      </w:r>
      <w:r w:rsidR="00154357">
        <w:rPr>
          <w:rFonts w:ascii="Times New Roman" w:eastAsia="宋体" w:hAnsi="Times New Roman" w:cs="Times New Roman" w:hint="eastAsia"/>
          <w:sz w:val="21"/>
          <w:szCs w:val="21"/>
        </w:rPr>
        <w:t>0.95</w:t>
      </w:r>
      <w:r w:rsidR="00154357">
        <w:rPr>
          <w:rFonts w:ascii="Times New Roman" w:eastAsia="宋体" w:hAnsi="Times New Roman" w:cs="Times New Roman" w:hint="eastAsia"/>
          <w:sz w:val="21"/>
          <w:szCs w:val="21"/>
        </w:rPr>
        <w:t>。</w:t>
      </w:r>
      <w:r w:rsidR="00BA3E2C">
        <w:rPr>
          <w:rFonts w:ascii="Times New Roman" w:eastAsia="宋体" w:hAnsi="Times New Roman" w:cs="Times New Roman" w:hint="eastAsia"/>
          <w:sz w:val="21"/>
          <w:szCs w:val="21"/>
        </w:rPr>
        <w:t>图中灰色阴影</w:t>
      </w:r>
      <w:r w:rsidR="000C77DC">
        <w:rPr>
          <w:rFonts w:ascii="Times New Roman" w:eastAsia="宋体" w:hAnsi="Times New Roman" w:cs="Times New Roman" w:hint="eastAsia"/>
          <w:sz w:val="21"/>
          <w:szCs w:val="21"/>
        </w:rPr>
        <w:t>区域</w:t>
      </w:r>
      <w:r w:rsidR="00BA3E2C">
        <w:rPr>
          <w:rFonts w:ascii="Times New Roman" w:eastAsia="宋体" w:hAnsi="Times New Roman" w:cs="Times New Roman" w:hint="eastAsia"/>
          <w:sz w:val="21"/>
          <w:szCs w:val="21"/>
        </w:rPr>
        <w:t>（</w:t>
      </w:r>
      <w:r w:rsidR="00BA3E2C">
        <w:rPr>
          <w:rFonts w:ascii="Times New Roman" w:eastAsia="宋体" w:hAnsi="Times New Roman" w:cs="Times New Roman" w:hint="eastAsia"/>
          <w:sz w:val="21"/>
          <w:szCs w:val="21"/>
        </w:rPr>
        <w:t>171</w:t>
      </w:r>
      <w:r w:rsidR="00BA3E2C">
        <w:rPr>
          <w:rFonts w:ascii="Times New Roman" w:eastAsia="宋体" w:hAnsi="Times New Roman" w:cs="Times New Roman" w:hint="eastAsia"/>
          <w:sz w:val="21"/>
          <w:szCs w:val="21"/>
        </w:rPr>
        <w:t>至</w:t>
      </w:r>
      <w:r w:rsidR="00BA3E2C">
        <w:rPr>
          <w:rFonts w:ascii="Times New Roman" w:eastAsia="宋体" w:hAnsi="Times New Roman" w:cs="Times New Roman" w:hint="eastAsia"/>
          <w:sz w:val="21"/>
          <w:szCs w:val="21"/>
        </w:rPr>
        <w:t>238</w:t>
      </w:r>
      <w:r w:rsidR="00BA3E2C">
        <w:rPr>
          <w:rFonts w:ascii="Times New Roman" w:eastAsia="宋体" w:hAnsi="Times New Roman" w:cs="Times New Roman" w:hint="eastAsia"/>
          <w:sz w:val="21"/>
          <w:szCs w:val="21"/>
        </w:rPr>
        <w:t>天）内</w:t>
      </w:r>
      <w:r w:rsidR="000C77DC">
        <w:rPr>
          <w:rFonts w:ascii="Times New Roman" w:eastAsia="宋体" w:hAnsi="Times New Roman" w:cs="Times New Roman" w:hint="eastAsia"/>
          <w:sz w:val="21"/>
          <w:szCs w:val="21"/>
        </w:rPr>
        <w:t>，</w:t>
      </w:r>
      <w:r w:rsidR="00BA3E2C">
        <w:rPr>
          <w:rFonts w:ascii="Times New Roman" w:eastAsia="宋体" w:hAnsi="Times New Roman" w:cs="Times New Roman" w:hint="eastAsia"/>
          <w:sz w:val="21"/>
          <w:szCs w:val="21"/>
        </w:rPr>
        <w:t>模型表现不稳定，这一现象可能与降水的季节性或周期性波动有关</w:t>
      </w:r>
      <w:r w:rsidR="000C77DC">
        <w:rPr>
          <w:rFonts w:ascii="Times New Roman" w:eastAsia="宋体" w:hAnsi="Times New Roman" w:cs="Times New Roman" w:hint="eastAsia"/>
          <w:sz w:val="21"/>
          <w:szCs w:val="21"/>
        </w:rPr>
        <w:t>。朴素贝叶斯模型假设各站点的特征独立且分布稳定，但</w:t>
      </w:r>
      <w:r w:rsidR="00BA3E2C">
        <w:rPr>
          <w:rFonts w:ascii="Times New Roman" w:eastAsia="宋体" w:hAnsi="Times New Roman" w:cs="Times New Roman" w:hint="eastAsia"/>
          <w:sz w:val="21"/>
          <w:szCs w:val="21"/>
        </w:rPr>
        <w:t>在降水变化剧烈的时段，</w:t>
      </w:r>
      <w:r w:rsidR="000C77DC" w:rsidRPr="000C77DC">
        <w:rPr>
          <w:rFonts w:ascii="Times New Roman" w:eastAsia="宋体" w:hAnsi="Times New Roman" w:cs="Times New Roman"/>
          <w:sz w:val="21"/>
          <w:szCs w:val="21"/>
        </w:rPr>
        <w:t>这一假设条件可能受到挑战，从而导致模型预测能力的下降。</w:t>
      </w:r>
    </w:p>
    <w:p w14:paraId="24A18584" w14:textId="35C1874E" w:rsidR="00FC0317" w:rsidRDefault="00FC0317" w:rsidP="005248AF">
      <w:pPr>
        <w:spacing w:line="360" w:lineRule="auto"/>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14F835EC" wp14:editId="5C709BFE">
            <wp:extent cx="5270500" cy="1285240"/>
            <wp:effectExtent l="0" t="0" r="6350" b="0"/>
            <wp:docPr id="10306296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7"/>
                    <pic:cNvPicPr>
                      <a:picLocks noChangeAspect="1" noChangeArrowheads="1"/>
                    </pic:cNvPicPr>
                  </pic:nvPicPr>
                  <pic:blipFill>
                    <a:blip r:embed="rId100" cstate="print">
                      <a:extLst>
                        <a:ext uri="{28A0092B-C50C-407E-A947-70E740481C1C}">
                          <a14:useLocalDpi xmlns:a14="http://schemas.microsoft.com/office/drawing/2010/main" val="0"/>
                        </a:ext>
                      </a:extLst>
                    </a:blip>
                    <a:srcRect/>
                    <a:stretch>
                      <a:fillRect/>
                    </a:stretch>
                  </pic:blipFill>
                  <pic:spPr bwMode="auto">
                    <a:xfrm>
                      <a:off x="0" y="0"/>
                      <a:ext cx="5270500" cy="1285240"/>
                    </a:xfrm>
                    <a:prstGeom prst="rect">
                      <a:avLst/>
                    </a:prstGeom>
                    <a:noFill/>
                    <a:ln>
                      <a:noFill/>
                    </a:ln>
                  </pic:spPr>
                </pic:pic>
              </a:graphicData>
            </a:graphic>
          </wp:inline>
        </w:drawing>
      </w:r>
    </w:p>
    <w:p w14:paraId="21E2832F" w14:textId="09CF5DF2" w:rsidR="00D312C6" w:rsidRPr="00EB5A5F" w:rsidRDefault="00B9761B" w:rsidP="00D312C6">
      <w:pPr>
        <w:spacing w:line="360" w:lineRule="auto"/>
        <w:jc w:val="center"/>
        <w:rPr>
          <w:rFonts w:ascii="宋体" w:eastAsia="宋体" w:hAnsi="宋体" w:hint="eastAsia"/>
          <w:sz w:val="18"/>
          <w:szCs w:val="18"/>
        </w:rPr>
      </w:pPr>
      <w:r w:rsidRPr="00EB5A5F">
        <w:rPr>
          <w:rFonts w:ascii="宋体" w:eastAsia="宋体" w:hAnsi="宋体" w:hint="eastAsia"/>
          <w:sz w:val="18"/>
          <w:szCs w:val="18"/>
        </w:rPr>
        <w:t>图2 朴素贝叶斯分类</w:t>
      </w:r>
      <w:r w:rsidR="006A5717" w:rsidRPr="00EB5A5F">
        <w:rPr>
          <w:rFonts w:ascii="宋体" w:eastAsia="宋体" w:hAnsi="宋体" w:hint="eastAsia"/>
          <w:sz w:val="18"/>
          <w:szCs w:val="18"/>
        </w:rPr>
        <w:t>交叉验证</w:t>
      </w:r>
      <w:r w:rsidRPr="00EB5A5F">
        <w:rPr>
          <w:rFonts w:ascii="宋体" w:eastAsia="宋体" w:hAnsi="宋体" w:hint="eastAsia"/>
          <w:sz w:val="18"/>
          <w:szCs w:val="18"/>
        </w:rPr>
        <w:t>结果</w:t>
      </w:r>
    </w:p>
    <w:p w14:paraId="6FC92555" w14:textId="77777777" w:rsidR="00D312C6" w:rsidRDefault="000D3FE1" w:rsidP="00D312C6">
      <w:pPr>
        <w:spacing w:after="0" w:line="360" w:lineRule="auto"/>
        <w:ind w:firstLine="420"/>
        <w:jc w:val="both"/>
        <w:rPr>
          <w:rFonts w:ascii="Times New Roman" w:eastAsia="宋体" w:hAnsi="Times New Roman" w:cs="Times New Roman"/>
          <w:sz w:val="21"/>
          <w:szCs w:val="21"/>
        </w:rPr>
      </w:pPr>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 xml:space="preserve">3 </w:t>
      </w:r>
      <w:r>
        <w:rPr>
          <w:rFonts w:ascii="Times New Roman" w:eastAsia="宋体" w:hAnsi="Times New Roman" w:cs="Times New Roman" w:hint="eastAsia"/>
          <w:sz w:val="21"/>
          <w:szCs w:val="21"/>
        </w:rPr>
        <w:t>展示了根据降水分类数据进行泛克里金插值的交叉验证结果。根据图中信息，</w:t>
      </w:r>
      <w:r w:rsidR="000B3833" w:rsidRPr="000B3833">
        <w:rPr>
          <w:rFonts w:ascii="Times New Roman" w:eastAsia="宋体" w:hAnsi="Times New Roman" w:cs="Times New Roman"/>
          <w:sz w:val="21"/>
          <w:szCs w:val="21"/>
        </w:rPr>
        <w:t>大多数台站的</w:t>
      </w:r>
      <w:r w:rsidR="000B3833" w:rsidRPr="000B3833">
        <w:rPr>
          <w:rFonts w:ascii="Times New Roman" w:eastAsia="宋体" w:hAnsi="Times New Roman" w:cs="Times New Roman"/>
          <w:sz w:val="21"/>
          <w:szCs w:val="21"/>
        </w:rPr>
        <w:t xml:space="preserve"> R² </w:t>
      </w:r>
      <w:r w:rsidR="000B3833" w:rsidRPr="000B3833">
        <w:rPr>
          <w:rFonts w:ascii="Times New Roman" w:eastAsia="宋体" w:hAnsi="Times New Roman" w:cs="Times New Roman"/>
          <w:sz w:val="21"/>
          <w:szCs w:val="21"/>
        </w:rPr>
        <w:t>值在</w:t>
      </w:r>
      <w:r w:rsidR="000B3833" w:rsidRPr="000B3833">
        <w:rPr>
          <w:rFonts w:ascii="Times New Roman" w:eastAsia="宋体" w:hAnsi="Times New Roman" w:cs="Times New Roman"/>
          <w:sz w:val="21"/>
          <w:szCs w:val="21"/>
        </w:rPr>
        <w:t xml:space="preserve"> 0.75 </w:t>
      </w:r>
      <w:r w:rsidR="000B3833" w:rsidRPr="000B3833">
        <w:rPr>
          <w:rFonts w:ascii="Times New Roman" w:eastAsia="宋体" w:hAnsi="Times New Roman" w:cs="Times New Roman"/>
          <w:sz w:val="21"/>
          <w:szCs w:val="21"/>
        </w:rPr>
        <w:t>到</w:t>
      </w:r>
      <w:r w:rsidR="000B3833" w:rsidRPr="000B3833">
        <w:rPr>
          <w:rFonts w:ascii="Times New Roman" w:eastAsia="宋体" w:hAnsi="Times New Roman" w:cs="Times New Roman"/>
          <w:sz w:val="21"/>
          <w:szCs w:val="21"/>
        </w:rPr>
        <w:t xml:space="preserve"> 1.00 </w:t>
      </w:r>
      <w:r w:rsidR="000B3833" w:rsidRPr="000B3833">
        <w:rPr>
          <w:rFonts w:ascii="Times New Roman" w:eastAsia="宋体" w:hAnsi="Times New Roman" w:cs="Times New Roman"/>
          <w:sz w:val="21"/>
          <w:szCs w:val="21"/>
        </w:rPr>
        <w:t>之间，表明模型拟合效果较好，平均</w:t>
      </w:r>
      <w:r w:rsidR="000B3833" w:rsidRPr="000B3833">
        <w:rPr>
          <w:rFonts w:ascii="Times New Roman" w:eastAsia="宋体" w:hAnsi="Times New Roman" w:cs="Times New Roman"/>
          <w:sz w:val="21"/>
          <w:szCs w:val="21"/>
        </w:rPr>
        <w:t xml:space="preserve"> R² </w:t>
      </w:r>
      <w:r w:rsidR="000B3833" w:rsidRPr="000B3833">
        <w:rPr>
          <w:rFonts w:ascii="Times New Roman" w:eastAsia="宋体" w:hAnsi="Times New Roman" w:cs="Times New Roman"/>
          <w:sz w:val="21"/>
          <w:szCs w:val="21"/>
        </w:rPr>
        <w:t>值为</w:t>
      </w:r>
      <w:r w:rsidR="000B3833" w:rsidRPr="000B3833">
        <w:rPr>
          <w:rFonts w:ascii="Times New Roman" w:eastAsia="宋体" w:hAnsi="Times New Roman" w:cs="Times New Roman"/>
          <w:sz w:val="21"/>
          <w:szCs w:val="21"/>
        </w:rPr>
        <w:t xml:space="preserve"> 0.87</w:t>
      </w:r>
      <w:r w:rsidR="000B3833" w:rsidRPr="000B3833">
        <w:rPr>
          <w:rFonts w:ascii="Times New Roman" w:eastAsia="宋体" w:hAnsi="Times New Roman" w:cs="Times New Roman"/>
          <w:sz w:val="21"/>
          <w:szCs w:val="21"/>
        </w:rPr>
        <w:t>；</w:t>
      </w:r>
      <w:r w:rsidR="00334A38">
        <w:rPr>
          <w:rFonts w:ascii="Times New Roman" w:eastAsia="宋体" w:hAnsi="Times New Roman" w:cs="Times New Roman" w:hint="eastAsia"/>
          <w:sz w:val="21"/>
          <w:szCs w:val="21"/>
        </w:rPr>
        <w:t>但是</w:t>
      </w:r>
      <w:r w:rsidR="000B3833" w:rsidRPr="000B3833">
        <w:rPr>
          <w:rFonts w:ascii="Times New Roman" w:eastAsia="宋体" w:hAnsi="Times New Roman" w:cs="Times New Roman"/>
          <w:sz w:val="21"/>
          <w:szCs w:val="21"/>
        </w:rPr>
        <w:t>，也有少数台站的</w:t>
      </w:r>
      <w:r w:rsidR="000B3833" w:rsidRPr="000B3833">
        <w:rPr>
          <w:rFonts w:ascii="Times New Roman" w:eastAsia="宋体" w:hAnsi="Times New Roman" w:cs="Times New Roman"/>
          <w:sz w:val="21"/>
          <w:szCs w:val="21"/>
        </w:rPr>
        <w:t xml:space="preserve"> R² </w:t>
      </w:r>
      <w:r w:rsidR="000B3833" w:rsidRPr="000B3833">
        <w:rPr>
          <w:rFonts w:ascii="Times New Roman" w:eastAsia="宋体" w:hAnsi="Times New Roman" w:cs="Times New Roman"/>
          <w:sz w:val="21"/>
          <w:szCs w:val="21"/>
        </w:rPr>
        <w:t>值显著较低，甚至出现负值</w:t>
      </w:r>
      <w:r w:rsidR="006045DC">
        <w:rPr>
          <w:rFonts w:ascii="Times New Roman" w:eastAsia="宋体" w:hAnsi="Times New Roman" w:cs="Times New Roman" w:hint="eastAsia"/>
          <w:sz w:val="21"/>
          <w:szCs w:val="21"/>
        </w:rPr>
        <w:t>。这可能是由于附近站点与目标站点的距离较远，导致插值过程中引入误差增大。</w:t>
      </w:r>
    </w:p>
    <w:p w14:paraId="45BC31B6" w14:textId="7353C568" w:rsidR="00C73294" w:rsidRDefault="00C73294" w:rsidP="00D312C6">
      <w:pPr>
        <w:spacing w:after="0" w:line="360" w:lineRule="auto"/>
        <w:ind w:firstLine="420"/>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358FBF8F" wp14:editId="26F9482D">
            <wp:extent cx="5263515" cy="1725295"/>
            <wp:effectExtent l="0" t="0" r="0" b="8255"/>
            <wp:docPr id="196540128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5"/>
                    <pic:cNvPicPr>
                      <a:picLocks noChangeAspect="1" noChangeArrowheads="1"/>
                    </pic:cNvPicPr>
                  </pic:nvPicPr>
                  <pic:blipFill>
                    <a:blip r:embed="rId101" cstate="print">
                      <a:extLst>
                        <a:ext uri="{28A0092B-C50C-407E-A947-70E740481C1C}">
                          <a14:useLocalDpi xmlns:a14="http://schemas.microsoft.com/office/drawing/2010/main" val="0"/>
                        </a:ext>
                      </a:extLst>
                    </a:blip>
                    <a:srcRect/>
                    <a:stretch>
                      <a:fillRect/>
                    </a:stretch>
                  </pic:blipFill>
                  <pic:spPr bwMode="auto">
                    <a:xfrm>
                      <a:off x="0" y="0"/>
                      <a:ext cx="5263515" cy="1725295"/>
                    </a:xfrm>
                    <a:prstGeom prst="rect">
                      <a:avLst/>
                    </a:prstGeom>
                    <a:noFill/>
                    <a:ln>
                      <a:noFill/>
                    </a:ln>
                  </pic:spPr>
                </pic:pic>
              </a:graphicData>
            </a:graphic>
          </wp:inline>
        </w:drawing>
      </w:r>
    </w:p>
    <w:p w14:paraId="699C22CF" w14:textId="6FC37A35" w:rsidR="00B9761B" w:rsidRPr="00EB5A5F" w:rsidRDefault="00B9761B" w:rsidP="00D312C6">
      <w:pPr>
        <w:spacing w:line="360" w:lineRule="auto"/>
        <w:jc w:val="center"/>
        <w:rPr>
          <w:rFonts w:ascii="宋体" w:eastAsia="宋体" w:hAnsi="宋体" w:hint="eastAsia"/>
          <w:sz w:val="18"/>
          <w:szCs w:val="18"/>
        </w:rPr>
      </w:pPr>
      <w:r w:rsidRPr="00EB5A5F">
        <w:rPr>
          <w:rFonts w:ascii="宋体" w:eastAsia="宋体" w:hAnsi="宋体" w:hint="eastAsia"/>
          <w:sz w:val="18"/>
          <w:szCs w:val="18"/>
        </w:rPr>
        <w:t>图3 泛克里金插值交叉验证结果</w:t>
      </w:r>
    </w:p>
    <w:p w14:paraId="0B519FC4" w14:textId="20F6651B" w:rsidR="00334A38" w:rsidRDefault="00FA1B51" w:rsidP="005248AF">
      <w:pPr>
        <w:spacing w:line="360" w:lineRule="auto"/>
        <w:ind w:firstLine="420"/>
        <w:rPr>
          <w:rFonts w:ascii="Times New Roman" w:eastAsia="宋体" w:hAnsi="Times New Roman" w:cs="Times New Roman"/>
          <w:sz w:val="21"/>
          <w:szCs w:val="21"/>
        </w:rPr>
      </w:pPr>
      <w:r w:rsidRPr="00FA1B51">
        <w:rPr>
          <w:rFonts w:ascii="Times New Roman" w:eastAsia="宋体" w:hAnsi="Times New Roman" w:cs="Times New Roman"/>
          <w:sz w:val="21"/>
          <w:szCs w:val="21"/>
        </w:rPr>
        <w:t>从</w:t>
      </w:r>
      <w:bookmarkStart w:id="20" w:name="OLE_LINK3"/>
      <w:r>
        <w:rPr>
          <w:rFonts w:ascii="Times New Roman" w:eastAsia="宋体" w:hAnsi="Times New Roman" w:cs="Times New Roman" w:hint="eastAsia"/>
          <w:sz w:val="21"/>
          <w:szCs w:val="21"/>
        </w:rPr>
        <w:t>图</w:t>
      </w:r>
      <w:r>
        <w:rPr>
          <w:rFonts w:ascii="Times New Roman" w:eastAsia="宋体" w:hAnsi="Times New Roman" w:cs="Times New Roman" w:hint="eastAsia"/>
          <w:sz w:val="21"/>
          <w:szCs w:val="21"/>
        </w:rPr>
        <w:t>4</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a</w:t>
      </w:r>
      <w:r>
        <w:rPr>
          <w:rFonts w:ascii="Times New Roman" w:eastAsia="宋体" w:hAnsi="Times New Roman" w:cs="Times New Roman" w:hint="eastAsia"/>
          <w:sz w:val="21"/>
          <w:szCs w:val="21"/>
        </w:rPr>
        <w:t>）</w:t>
      </w:r>
      <w:bookmarkEnd w:id="20"/>
      <w:r w:rsidR="004D084A">
        <w:rPr>
          <w:rFonts w:ascii="Times New Roman" w:eastAsia="宋体" w:hAnsi="Times New Roman" w:cs="Times New Roman" w:hint="eastAsia"/>
          <w:sz w:val="21"/>
          <w:szCs w:val="21"/>
        </w:rPr>
        <w:t>和图</w:t>
      </w:r>
      <w:r w:rsidR="004D084A">
        <w:rPr>
          <w:rFonts w:ascii="Times New Roman" w:eastAsia="宋体" w:hAnsi="Times New Roman" w:cs="Times New Roman" w:hint="eastAsia"/>
          <w:sz w:val="21"/>
          <w:szCs w:val="21"/>
        </w:rPr>
        <w:t>4</w:t>
      </w:r>
      <w:r w:rsidR="004D084A">
        <w:rPr>
          <w:rFonts w:ascii="Times New Roman" w:eastAsia="宋体" w:hAnsi="Times New Roman" w:cs="Times New Roman" w:hint="eastAsia"/>
          <w:sz w:val="21"/>
          <w:szCs w:val="21"/>
        </w:rPr>
        <w:t>（</w:t>
      </w:r>
      <w:r w:rsidR="004D084A">
        <w:rPr>
          <w:rFonts w:ascii="Times New Roman" w:eastAsia="宋体" w:hAnsi="Times New Roman" w:cs="Times New Roman" w:hint="eastAsia"/>
          <w:sz w:val="21"/>
          <w:szCs w:val="21"/>
        </w:rPr>
        <w:t>b</w:t>
      </w:r>
      <w:r w:rsidR="004D084A">
        <w:rPr>
          <w:rFonts w:ascii="Times New Roman" w:eastAsia="宋体" w:hAnsi="Times New Roman" w:cs="Times New Roman" w:hint="eastAsia"/>
          <w:sz w:val="21"/>
          <w:szCs w:val="21"/>
        </w:rPr>
        <w:t>）</w:t>
      </w:r>
      <w:r w:rsidRPr="00FA1B51">
        <w:rPr>
          <w:rFonts w:ascii="Times New Roman" w:eastAsia="宋体" w:hAnsi="Times New Roman" w:cs="Times New Roman"/>
          <w:sz w:val="21"/>
          <w:szCs w:val="21"/>
        </w:rPr>
        <w:t>可以看出，插值后的降水数据与</w:t>
      </w:r>
      <w:r w:rsidRPr="00FA1B51">
        <w:rPr>
          <w:rFonts w:ascii="Times New Roman" w:eastAsia="宋体" w:hAnsi="Times New Roman" w:cs="Times New Roman"/>
          <w:sz w:val="21"/>
          <w:szCs w:val="21"/>
        </w:rPr>
        <w:t>GHCND</w:t>
      </w:r>
      <w:r w:rsidRPr="00FA1B51">
        <w:rPr>
          <w:rFonts w:ascii="Times New Roman" w:eastAsia="宋体" w:hAnsi="Times New Roman" w:cs="Times New Roman"/>
          <w:sz w:val="21"/>
          <w:szCs w:val="21"/>
        </w:rPr>
        <w:t>数据的误差在空间分布上表现出明显的差异。西南地区</w:t>
      </w:r>
      <w:r w:rsidR="004D084A">
        <w:rPr>
          <w:rFonts w:ascii="Times New Roman" w:eastAsia="宋体" w:hAnsi="Times New Roman" w:cs="Times New Roman" w:hint="eastAsia"/>
          <w:sz w:val="21"/>
          <w:szCs w:val="21"/>
        </w:rPr>
        <w:t>大部分</w:t>
      </w:r>
      <w:r w:rsidR="008C2F67">
        <w:rPr>
          <w:rFonts w:ascii="Times New Roman" w:eastAsia="宋体" w:hAnsi="Times New Roman" w:cs="Times New Roman" w:hint="eastAsia"/>
          <w:sz w:val="21"/>
          <w:szCs w:val="21"/>
        </w:rPr>
        <w:t>台站</w:t>
      </w:r>
      <w:r w:rsidRPr="00FA1B51">
        <w:rPr>
          <w:rFonts w:ascii="Times New Roman" w:eastAsia="宋体" w:hAnsi="Times New Roman" w:cs="Times New Roman"/>
          <w:sz w:val="21"/>
          <w:szCs w:val="21"/>
        </w:rPr>
        <w:t>误差较高，</w:t>
      </w:r>
      <w:r w:rsidR="004D084A">
        <w:rPr>
          <w:rFonts w:ascii="Times New Roman" w:eastAsia="宋体" w:hAnsi="Times New Roman" w:cs="Times New Roman" w:hint="eastAsia"/>
          <w:sz w:val="21"/>
          <w:szCs w:val="21"/>
        </w:rPr>
        <w:t>RMSE</w:t>
      </w:r>
      <w:r w:rsidR="004D084A">
        <w:rPr>
          <w:rFonts w:ascii="Times New Roman" w:eastAsia="宋体" w:hAnsi="Times New Roman" w:cs="Times New Roman" w:hint="eastAsia"/>
          <w:sz w:val="21"/>
          <w:szCs w:val="21"/>
        </w:rPr>
        <w:t>、</w:t>
      </w:r>
      <w:r w:rsidR="004D084A">
        <w:rPr>
          <w:rFonts w:ascii="Times New Roman" w:eastAsia="宋体" w:hAnsi="Times New Roman" w:cs="Times New Roman" w:hint="eastAsia"/>
          <w:sz w:val="21"/>
          <w:szCs w:val="21"/>
        </w:rPr>
        <w:t>MAE</w:t>
      </w:r>
      <w:r w:rsidR="004D084A">
        <w:rPr>
          <w:rFonts w:ascii="Times New Roman" w:eastAsia="宋体" w:hAnsi="Times New Roman" w:cs="Times New Roman" w:hint="eastAsia"/>
          <w:sz w:val="21"/>
          <w:szCs w:val="21"/>
        </w:rPr>
        <w:t>分别在</w:t>
      </w:r>
      <w:r w:rsidR="004D084A">
        <w:rPr>
          <w:rFonts w:ascii="Times New Roman" w:eastAsia="宋体" w:hAnsi="Times New Roman" w:cs="Times New Roman" w:hint="eastAsia"/>
          <w:sz w:val="21"/>
          <w:szCs w:val="21"/>
        </w:rPr>
        <w:t>20%</w:t>
      </w:r>
      <w:r w:rsidR="004D084A">
        <w:rPr>
          <w:rFonts w:ascii="Times New Roman" w:eastAsia="宋体" w:hAnsi="Times New Roman" w:cs="Times New Roman" w:hint="eastAsia"/>
          <w:sz w:val="21"/>
          <w:szCs w:val="21"/>
        </w:rPr>
        <w:t>、</w:t>
      </w:r>
      <w:r w:rsidR="004D084A">
        <w:rPr>
          <w:rFonts w:ascii="Times New Roman" w:eastAsia="宋体" w:hAnsi="Times New Roman" w:cs="Times New Roman" w:hint="eastAsia"/>
          <w:sz w:val="21"/>
          <w:szCs w:val="21"/>
        </w:rPr>
        <w:t>6%</w:t>
      </w:r>
      <w:r w:rsidR="004D084A">
        <w:rPr>
          <w:rFonts w:ascii="Times New Roman" w:eastAsia="宋体" w:hAnsi="Times New Roman" w:cs="Times New Roman" w:hint="eastAsia"/>
          <w:sz w:val="21"/>
          <w:szCs w:val="21"/>
        </w:rPr>
        <w:t>以上，</w:t>
      </w:r>
      <w:r w:rsidRPr="00FA1B51">
        <w:rPr>
          <w:rFonts w:ascii="Times New Roman" w:eastAsia="宋体" w:hAnsi="Times New Roman" w:cs="Times New Roman"/>
          <w:sz w:val="21"/>
          <w:szCs w:val="21"/>
        </w:rPr>
        <w:t>这可能是由于</w:t>
      </w:r>
      <w:r w:rsidR="004D084A">
        <w:rPr>
          <w:rFonts w:ascii="Times New Roman" w:eastAsia="宋体" w:hAnsi="Times New Roman" w:cs="Times New Roman" w:hint="eastAsia"/>
          <w:sz w:val="21"/>
          <w:szCs w:val="21"/>
        </w:rPr>
        <w:t>地形复杂，</w:t>
      </w:r>
      <w:r w:rsidRPr="00FA1B51">
        <w:rPr>
          <w:rFonts w:ascii="Times New Roman" w:eastAsia="宋体" w:hAnsi="Times New Roman" w:cs="Times New Roman"/>
          <w:sz w:val="21"/>
          <w:szCs w:val="21"/>
        </w:rPr>
        <w:t>降水的局地性强、</w:t>
      </w:r>
      <w:r w:rsidR="004D084A">
        <w:rPr>
          <w:rFonts w:ascii="Times New Roman" w:eastAsia="宋体" w:hAnsi="Times New Roman" w:cs="Times New Roman" w:hint="eastAsia"/>
          <w:sz w:val="21"/>
          <w:szCs w:val="21"/>
        </w:rPr>
        <w:t>降水空间变异性高造成的，</w:t>
      </w:r>
      <w:r w:rsidRPr="00FA1B51">
        <w:rPr>
          <w:rFonts w:ascii="Times New Roman" w:eastAsia="宋体" w:hAnsi="Times New Roman" w:cs="Times New Roman"/>
          <w:sz w:val="21"/>
          <w:szCs w:val="21"/>
        </w:rPr>
        <w:t>而在</w:t>
      </w:r>
      <w:r w:rsidR="004D084A">
        <w:rPr>
          <w:rFonts w:ascii="Times New Roman" w:eastAsia="宋体" w:hAnsi="Times New Roman" w:cs="Times New Roman" w:hint="eastAsia"/>
          <w:sz w:val="21"/>
          <w:szCs w:val="21"/>
        </w:rPr>
        <w:t>西北和东北地区</w:t>
      </w:r>
      <w:r w:rsidRPr="00FA1B51">
        <w:rPr>
          <w:rFonts w:ascii="Times New Roman" w:eastAsia="宋体" w:hAnsi="Times New Roman" w:cs="Times New Roman"/>
          <w:sz w:val="21"/>
          <w:szCs w:val="21"/>
        </w:rPr>
        <w:t>，误差较低，</w:t>
      </w:r>
      <w:r w:rsidRPr="00FA1B51">
        <w:rPr>
          <w:rFonts w:ascii="Times New Roman" w:eastAsia="宋体" w:hAnsi="Times New Roman" w:cs="Times New Roman"/>
          <w:sz w:val="21"/>
          <w:szCs w:val="21"/>
        </w:rPr>
        <w:t>RMSE</w:t>
      </w:r>
      <w:r w:rsidRPr="00FA1B51">
        <w:rPr>
          <w:rFonts w:ascii="Times New Roman" w:eastAsia="宋体" w:hAnsi="Times New Roman" w:cs="Times New Roman"/>
          <w:sz w:val="21"/>
          <w:szCs w:val="21"/>
        </w:rPr>
        <w:t>和</w:t>
      </w:r>
      <w:r w:rsidRPr="00FA1B51">
        <w:rPr>
          <w:rFonts w:ascii="Times New Roman" w:eastAsia="宋体" w:hAnsi="Times New Roman" w:cs="Times New Roman"/>
          <w:sz w:val="21"/>
          <w:szCs w:val="21"/>
        </w:rPr>
        <w:t>MAE</w:t>
      </w:r>
      <w:r w:rsidRPr="00FA1B51">
        <w:rPr>
          <w:rFonts w:ascii="Times New Roman" w:eastAsia="宋体" w:hAnsi="Times New Roman" w:cs="Times New Roman"/>
          <w:sz w:val="21"/>
          <w:szCs w:val="21"/>
        </w:rPr>
        <w:t>值均较小，表明插值结果在这些地区的表现相对准确。</w:t>
      </w:r>
      <w:r w:rsidR="00334A38">
        <w:rPr>
          <w:rFonts w:ascii="Times New Roman" w:eastAsia="宋体" w:hAnsi="Times New Roman" w:cs="Times New Roman" w:hint="eastAsia"/>
          <w:sz w:val="21"/>
          <w:szCs w:val="21"/>
        </w:rPr>
        <w:t>图</w:t>
      </w:r>
      <w:r w:rsidR="0041224D">
        <w:rPr>
          <w:rFonts w:ascii="Times New Roman" w:eastAsia="宋体" w:hAnsi="Times New Roman" w:cs="Times New Roman" w:hint="eastAsia"/>
          <w:sz w:val="21"/>
          <w:szCs w:val="21"/>
        </w:rPr>
        <w:t>4</w:t>
      </w:r>
      <w:r w:rsidR="00334A38">
        <w:rPr>
          <w:rFonts w:ascii="Times New Roman" w:eastAsia="宋体" w:hAnsi="Times New Roman" w:cs="Times New Roman" w:hint="eastAsia"/>
          <w:sz w:val="21"/>
          <w:szCs w:val="21"/>
        </w:rPr>
        <w:t>（</w:t>
      </w:r>
      <w:r w:rsidR="00334A38">
        <w:rPr>
          <w:rFonts w:ascii="Times New Roman" w:eastAsia="宋体" w:hAnsi="Times New Roman" w:cs="Times New Roman" w:hint="eastAsia"/>
          <w:sz w:val="21"/>
          <w:szCs w:val="21"/>
        </w:rPr>
        <w:t>c</w:t>
      </w:r>
      <w:r w:rsidR="00334A38">
        <w:rPr>
          <w:rFonts w:ascii="Times New Roman" w:eastAsia="宋体" w:hAnsi="Times New Roman" w:cs="Times New Roman" w:hint="eastAsia"/>
          <w:sz w:val="21"/>
          <w:szCs w:val="21"/>
        </w:rPr>
        <w:t>）</w:t>
      </w:r>
      <w:r w:rsidR="0041224D">
        <w:rPr>
          <w:rFonts w:ascii="Times New Roman" w:eastAsia="宋体" w:hAnsi="Times New Roman" w:cs="Times New Roman" w:hint="eastAsia"/>
          <w:sz w:val="21"/>
          <w:szCs w:val="21"/>
        </w:rPr>
        <w:t>和图</w:t>
      </w:r>
      <w:r w:rsidR="0041224D">
        <w:rPr>
          <w:rFonts w:ascii="Times New Roman" w:eastAsia="宋体" w:hAnsi="Times New Roman" w:cs="Times New Roman" w:hint="eastAsia"/>
          <w:sz w:val="21"/>
          <w:szCs w:val="21"/>
        </w:rPr>
        <w:t>4</w:t>
      </w:r>
      <w:r w:rsidR="0041224D">
        <w:rPr>
          <w:rFonts w:ascii="Times New Roman" w:eastAsia="宋体" w:hAnsi="Times New Roman" w:cs="Times New Roman" w:hint="eastAsia"/>
          <w:sz w:val="21"/>
          <w:szCs w:val="21"/>
        </w:rPr>
        <w:t>（</w:t>
      </w:r>
      <w:r w:rsidR="0041224D">
        <w:rPr>
          <w:rFonts w:ascii="Times New Roman" w:eastAsia="宋体" w:hAnsi="Times New Roman" w:cs="Times New Roman" w:hint="eastAsia"/>
          <w:sz w:val="21"/>
          <w:szCs w:val="21"/>
        </w:rPr>
        <w:t>d</w:t>
      </w:r>
      <w:r w:rsidR="0041224D">
        <w:rPr>
          <w:rFonts w:ascii="Times New Roman" w:eastAsia="宋体" w:hAnsi="Times New Roman" w:cs="Times New Roman" w:hint="eastAsia"/>
          <w:sz w:val="21"/>
          <w:szCs w:val="21"/>
        </w:rPr>
        <w:t>）</w:t>
      </w:r>
      <w:r w:rsidR="00334A38">
        <w:rPr>
          <w:rFonts w:ascii="Times New Roman" w:eastAsia="宋体" w:hAnsi="Times New Roman" w:cs="Times New Roman" w:hint="eastAsia"/>
          <w:sz w:val="21"/>
          <w:szCs w:val="21"/>
        </w:rPr>
        <w:t>显示</w:t>
      </w:r>
      <w:r w:rsidR="0041224D">
        <w:rPr>
          <w:rFonts w:ascii="Times New Roman" w:eastAsia="宋体" w:hAnsi="Times New Roman" w:cs="Times New Roman" w:hint="eastAsia"/>
          <w:sz w:val="21"/>
          <w:szCs w:val="21"/>
        </w:rPr>
        <w:t>,</w:t>
      </w:r>
      <w:r w:rsidR="0041224D" w:rsidRPr="0041224D">
        <w:rPr>
          <w:rFonts w:ascii="Times New Roman" w:eastAsia="宋体" w:hAnsi="Times New Roman" w:cs="Times New Roman"/>
          <w:sz w:val="21"/>
          <w:szCs w:val="21"/>
        </w:rPr>
        <w:t xml:space="preserve"> </w:t>
      </w:r>
      <w:r w:rsidR="0041224D" w:rsidRPr="00FA1B51">
        <w:rPr>
          <w:rFonts w:ascii="Times New Roman" w:eastAsia="宋体" w:hAnsi="Times New Roman" w:cs="Times New Roman"/>
          <w:sz w:val="21"/>
          <w:szCs w:val="21"/>
        </w:rPr>
        <w:t>插值后的降水数据与</w:t>
      </w:r>
      <w:r w:rsidR="0041224D" w:rsidRPr="00FA1B51">
        <w:rPr>
          <w:rFonts w:ascii="Times New Roman" w:eastAsia="宋体" w:hAnsi="Times New Roman" w:cs="Times New Roman"/>
          <w:sz w:val="21"/>
          <w:szCs w:val="21"/>
        </w:rPr>
        <w:t>GHCND</w:t>
      </w:r>
      <w:r w:rsidR="0041224D" w:rsidRPr="00FA1B51">
        <w:rPr>
          <w:rFonts w:ascii="Times New Roman" w:eastAsia="宋体" w:hAnsi="Times New Roman" w:cs="Times New Roman"/>
          <w:sz w:val="21"/>
          <w:szCs w:val="21"/>
        </w:rPr>
        <w:t>数据</w:t>
      </w:r>
      <w:r w:rsidR="0041224D">
        <w:rPr>
          <w:rFonts w:ascii="Times New Roman" w:eastAsia="宋体" w:hAnsi="Times New Roman" w:cs="Times New Roman" w:hint="eastAsia"/>
          <w:sz w:val="21"/>
          <w:szCs w:val="21"/>
        </w:rPr>
        <w:t>之间</w:t>
      </w:r>
      <w:r w:rsidR="00334A38">
        <w:rPr>
          <w:rFonts w:ascii="Times New Roman" w:eastAsia="宋体" w:hAnsi="Times New Roman" w:cs="Times New Roman" w:hint="eastAsia"/>
          <w:sz w:val="21"/>
          <w:szCs w:val="21"/>
        </w:rPr>
        <w:t>的</w:t>
      </w:r>
      <w:r w:rsidR="0041224D">
        <w:rPr>
          <w:rFonts w:ascii="Times New Roman" w:eastAsia="宋体" w:hAnsi="Times New Roman" w:cs="Times New Roman" w:hint="eastAsia"/>
          <w:sz w:val="21"/>
          <w:szCs w:val="21"/>
        </w:rPr>
        <w:t>相关系数和</w:t>
      </w:r>
      <w:r w:rsidR="0041224D">
        <w:rPr>
          <w:rFonts w:ascii="Times New Roman" w:eastAsia="宋体" w:hAnsi="Times New Roman" w:cs="Times New Roman" w:hint="eastAsia"/>
          <w:sz w:val="21"/>
          <w:szCs w:val="21"/>
        </w:rPr>
        <w:t>R</w:t>
      </w:r>
      <w:r w:rsidR="0041224D">
        <w:rPr>
          <w:rFonts w:ascii="Times New Roman" w:eastAsia="宋体" w:hAnsi="Times New Roman" w:cs="Times New Roman" w:hint="eastAsia"/>
          <w:sz w:val="21"/>
          <w:szCs w:val="21"/>
        </w:rPr>
        <w:t>²</w:t>
      </w:r>
      <w:r w:rsidR="00334A38">
        <w:rPr>
          <w:rFonts w:ascii="Times New Roman" w:eastAsia="宋体" w:hAnsi="Times New Roman" w:cs="Times New Roman" w:hint="eastAsia"/>
          <w:sz w:val="21"/>
          <w:szCs w:val="21"/>
        </w:rPr>
        <w:t>大多在</w:t>
      </w:r>
      <w:r w:rsidR="00334A38">
        <w:rPr>
          <w:rFonts w:ascii="Times New Roman" w:eastAsia="宋体" w:hAnsi="Times New Roman" w:cs="Times New Roman" w:hint="eastAsia"/>
          <w:sz w:val="21"/>
          <w:szCs w:val="21"/>
        </w:rPr>
        <w:t>0.8</w:t>
      </w:r>
      <w:r w:rsidR="00334A38">
        <w:rPr>
          <w:rFonts w:ascii="Times New Roman" w:eastAsia="宋体" w:hAnsi="Times New Roman" w:cs="Times New Roman" w:hint="eastAsia"/>
          <w:sz w:val="21"/>
          <w:szCs w:val="21"/>
        </w:rPr>
        <w:t>以上，说明插值</w:t>
      </w:r>
      <w:r w:rsidR="0062148C">
        <w:rPr>
          <w:rFonts w:ascii="Times New Roman" w:eastAsia="宋体" w:hAnsi="Times New Roman" w:cs="Times New Roman" w:hint="eastAsia"/>
          <w:sz w:val="21"/>
          <w:szCs w:val="21"/>
        </w:rPr>
        <w:t>效果较好</w:t>
      </w:r>
      <w:r w:rsidR="008C2F67">
        <w:rPr>
          <w:rFonts w:ascii="Times New Roman" w:eastAsia="宋体" w:hAnsi="Times New Roman" w:cs="Times New Roman" w:hint="eastAsia"/>
          <w:sz w:val="21"/>
          <w:szCs w:val="21"/>
        </w:rPr>
        <w:t>。然而，</w:t>
      </w:r>
      <w:r w:rsidR="0062148C">
        <w:rPr>
          <w:rFonts w:ascii="Times New Roman" w:eastAsia="宋体" w:hAnsi="Times New Roman" w:cs="Times New Roman" w:hint="eastAsia"/>
          <w:sz w:val="21"/>
          <w:szCs w:val="21"/>
        </w:rPr>
        <w:t>西北地区部分站点的插值效果较差，</w:t>
      </w:r>
      <w:r w:rsidR="008C2F67">
        <w:rPr>
          <w:rFonts w:ascii="Times New Roman" w:eastAsia="宋体" w:hAnsi="Times New Roman" w:cs="Times New Roman" w:hint="eastAsia"/>
          <w:sz w:val="21"/>
          <w:szCs w:val="21"/>
        </w:rPr>
        <w:t>这可能</w:t>
      </w:r>
      <w:r w:rsidR="008C2F67">
        <w:rPr>
          <w:rFonts w:ascii="Times New Roman" w:eastAsia="宋体" w:hAnsi="Times New Roman" w:cs="Times New Roman" w:hint="eastAsia"/>
          <w:sz w:val="21"/>
          <w:szCs w:val="21"/>
        </w:rPr>
        <w:lastRenderedPageBreak/>
        <w:t>与</w:t>
      </w:r>
      <w:r w:rsidR="0062148C">
        <w:rPr>
          <w:rFonts w:ascii="Times New Roman" w:eastAsia="宋体" w:hAnsi="Times New Roman" w:cs="Times New Roman" w:hint="eastAsia"/>
          <w:sz w:val="21"/>
          <w:szCs w:val="21"/>
        </w:rPr>
        <w:t>附近站点和目标站点距离较远</w:t>
      </w:r>
      <w:r w:rsidR="008C2F67">
        <w:rPr>
          <w:rFonts w:ascii="Times New Roman" w:eastAsia="宋体" w:hAnsi="Times New Roman" w:cs="Times New Roman" w:hint="eastAsia"/>
          <w:sz w:val="21"/>
          <w:szCs w:val="21"/>
        </w:rPr>
        <w:t>以及</w:t>
      </w:r>
      <w:r w:rsidR="0062148C">
        <w:rPr>
          <w:rFonts w:ascii="Times New Roman" w:eastAsia="宋体" w:hAnsi="Times New Roman" w:cs="Times New Roman" w:hint="eastAsia"/>
          <w:sz w:val="21"/>
          <w:szCs w:val="21"/>
        </w:rPr>
        <w:t>数据缺失</w:t>
      </w:r>
      <w:r w:rsidR="008C2F67">
        <w:rPr>
          <w:rFonts w:ascii="Times New Roman" w:eastAsia="宋体" w:hAnsi="Times New Roman" w:cs="Times New Roman" w:hint="eastAsia"/>
          <w:sz w:val="21"/>
          <w:szCs w:val="21"/>
        </w:rPr>
        <w:t>较为严重有关。</w:t>
      </w:r>
      <w:ins w:id="21" w:author="IN L" w:date="2024-11-08T18:16:00Z" w16du:dateUtc="2024-11-08T10:16:00Z">
        <w:r w:rsidR="005040C9">
          <w:rPr>
            <w:rFonts w:ascii="Times New Roman" w:eastAsia="宋体" w:hAnsi="Times New Roman" w:cs="Times New Roman" w:hint="eastAsia"/>
            <w:sz w:val="21"/>
            <w:szCs w:val="21"/>
          </w:rPr>
          <w:t>（</w:t>
        </w:r>
      </w:ins>
      <w:ins w:id="22" w:author="IN L" w:date="2024-11-08T18:17:00Z" w16du:dateUtc="2024-11-08T10:17:00Z">
        <w:r w:rsidR="005040C9">
          <w:rPr>
            <w:rFonts w:ascii="Times New Roman" w:eastAsia="宋体" w:hAnsi="Times New Roman" w:cs="Times New Roman" w:hint="eastAsia"/>
            <w:sz w:val="21"/>
            <w:szCs w:val="21"/>
          </w:rPr>
          <w:t>图例的颜色比例拉大</w:t>
        </w:r>
      </w:ins>
      <w:ins w:id="23" w:author="IN L" w:date="2024-11-08T18:16:00Z" w16du:dateUtc="2024-11-08T10:16:00Z">
        <w:r w:rsidR="005040C9">
          <w:rPr>
            <w:rFonts w:ascii="Times New Roman" w:eastAsia="宋体" w:hAnsi="Times New Roman" w:cs="Times New Roman" w:hint="eastAsia"/>
            <w:sz w:val="21"/>
            <w:szCs w:val="21"/>
          </w:rPr>
          <w:t>）</w:t>
        </w:r>
      </w:ins>
    </w:p>
    <w:p w14:paraId="59FA4841" w14:textId="52AA5CB2" w:rsidR="001E44F8" w:rsidRDefault="000221F8" w:rsidP="005248AF">
      <w:pPr>
        <w:spacing w:line="360" w:lineRule="auto"/>
        <w:jc w:val="center"/>
        <w:rPr>
          <w:rFonts w:ascii="Times New Roman" w:eastAsia="宋体" w:hAnsi="Times New Roman" w:cs="Times New Roman"/>
          <w:sz w:val="21"/>
          <w:szCs w:val="21"/>
        </w:rPr>
      </w:pPr>
      <w:r>
        <w:rPr>
          <w:rFonts w:ascii="Times New Roman" w:eastAsia="宋体" w:hAnsi="Times New Roman" w:cs="Times New Roman"/>
          <w:noProof/>
          <w:sz w:val="21"/>
          <w:szCs w:val="21"/>
        </w:rPr>
        <w:drawing>
          <wp:inline distT="0" distB="0" distL="0" distR="0" wp14:anchorId="17CE4FC2" wp14:editId="6CB30682">
            <wp:extent cx="5262245" cy="3180715"/>
            <wp:effectExtent l="0" t="0" r="0" b="635"/>
            <wp:docPr id="4903089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4"/>
                    <pic:cNvPicPr>
                      <a:picLocks noChangeAspect="1" noChangeArrowheads="1"/>
                    </pic:cNvPicPr>
                  </pic:nvPicPr>
                  <pic:blipFill>
                    <a:blip r:embed="rId102" cstate="print">
                      <a:extLst>
                        <a:ext uri="{28A0092B-C50C-407E-A947-70E740481C1C}">
                          <a14:useLocalDpi xmlns:a14="http://schemas.microsoft.com/office/drawing/2010/main" val="0"/>
                        </a:ext>
                      </a:extLst>
                    </a:blip>
                    <a:srcRect/>
                    <a:stretch>
                      <a:fillRect/>
                    </a:stretch>
                  </pic:blipFill>
                  <pic:spPr bwMode="auto">
                    <a:xfrm>
                      <a:off x="0" y="0"/>
                      <a:ext cx="5262245" cy="3180715"/>
                    </a:xfrm>
                    <a:prstGeom prst="rect">
                      <a:avLst/>
                    </a:prstGeom>
                    <a:noFill/>
                    <a:ln>
                      <a:noFill/>
                    </a:ln>
                  </pic:spPr>
                </pic:pic>
              </a:graphicData>
            </a:graphic>
          </wp:inline>
        </w:drawing>
      </w:r>
    </w:p>
    <w:p w14:paraId="0C416462" w14:textId="49D92F2D" w:rsidR="00991A57" w:rsidRPr="00EB5A5F" w:rsidRDefault="0001372E" w:rsidP="00A104E4">
      <w:pPr>
        <w:spacing w:line="360" w:lineRule="auto"/>
        <w:jc w:val="center"/>
        <w:rPr>
          <w:rFonts w:ascii="宋体" w:eastAsia="宋体" w:hAnsi="宋体" w:hint="eastAsia"/>
          <w:sz w:val="18"/>
          <w:szCs w:val="18"/>
        </w:rPr>
      </w:pPr>
      <w:r w:rsidRPr="00EB5A5F">
        <w:rPr>
          <w:rFonts w:ascii="宋体" w:eastAsia="宋体" w:hAnsi="宋体"/>
          <w:sz w:val="18"/>
          <w:szCs w:val="18"/>
        </w:rPr>
        <w:t>图4 1980-2022年期间降水量插值结果与</w:t>
      </w:r>
      <w:r w:rsidR="00CE58CA" w:rsidRPr="00EB5A5F">
        <w:rPr>
          <w:rFonts w:ascii="宋体" w:eastAsia="宋体" w:hAnsi="宋体" w:hint="eastAsia"/>
          <w:sz w:val="18"/>
          <w:szCs w:val="18"/>
        </w:rPr>
        <w:t>GHCND降水数据</w:t>
      </w:r>
      <w:r w:rsidRPr="00EB5A5F">
        <w:rPr>
          <w:rFonts w:ascii="宋体" w:eastAsia="宋体" w:hAnsi="宋体"/>
          <w:sz w:val="18"/>
          <w:szCs w:val="18"/>
        </w:rPr>
        <w:t>在</w:t>
      </w:r>
      <w:r w:rsidR="00FD5D48">
        <w:rPr>
          <w:rFonts w:ascii="宋体" w:eastAsia="宋体" w:hAnsi="宋体" w:hint="eastAsia"/>
          <w:sz w:val="18"/>
          <w:szCs w:val="18"/>
        </w:rPr>
        <w:t>日</w:t>
      </w:r>
      <w:r w:rsidRPr="00EB5A5F">
        <w:rPr>
          <w:rFonts w:ascii="宋体" w:eastAsia="宋体" w:hAnsi="宋体"/>
          <w:sz w:val="18"/>
          <w:szCs w:val="18"/>
        </w:rPr>
        <w:t>尺度上的均方根误差（a）、平均绝对误差（b）、相关系数（c）和决定系数（d）</w:t>
      </w:r>
    </w:p>
    <w:p w14:paraId="75188EDC" w14:textId="77777777" w:rsidR="00A104E4" w:rsidRPr="00A104E4" w:rsidRDefault="00A104E4" w:rsidP="00A104E4">
      <w:pPr>
        <w:spacing w:line="360" w:lineRule="auto"/>
        <w:jc w:val="center"/>
        <w:rPr>
          <w:rFonts w:ascii="Times New Roman" w:eastAsia="宋体" w:hAnsi="Times New Roman" w:cs="Times New Roman"/>
          <w:sz w:val="21"/>
          <w:szCs w:val="21"/>
        </w:rPr>
      </w:pPr>
    </w:p>
    <w:p w14:paraId="032DB2F4" w14:textId="611E102F" w:rsidR="002C514D" w:rsidRDefault="002C514D" w:rsidP="005248AF">
      <w:pPr>
        <w:pStyle w:val="2"/>
        <w:spacing w:line="360" w:lineRule="auto"/>
        <w:rPr>
          <w:rFonts w:ascii="Times New Roman" w:eastAsia="宋体" w:hAnsi="Times New Roman" w:cs="Times New Roman"/>
          <w:b w:val="0"/>
          <w:bCs w:val="0"/>
          <w:sz w:val="21"/>
          <w:szCs w:val="21"/>
        </w:rPr>
      </w:pPr>
      <w:r w:rsidRPr="00B05D09">
        <w:rPr>
          <w:rFonts w:ascii="Times New Roman" w:eastAsia="宋体" w:hAnsi="Times New Roman" w:cs="Times New Roman"/>
          <w:b w:val="0"/>
          <w:bCs w:val="0"/>
          <w:sz w:val="21"/>
          <w:szCs w:val="21"/>
        </w:rPr>
        <w:t>3.</w:t>
      </w:r>
      <w:r w:rsidR="00AF1C1A">
        <w:rPr>
          <w:rFonts w:ascii="Times New Roman" w:eastAsia="宋体" w:hAnsi="Times New Roman" w:cs="Times New Roman" w:hint="eastAsia"/>
          <w:b w:val="0"/>
          <w:bCs w:val="0"/>
          <w:sz w:val="21"/>
          <w:szCs w:val="21"/>
        </w:rPr>
        <w:t xml:space="preserve">2 </w:t>
      </w:r>
      <w:r>
        <w:rPr>
          <w:rFonts w:ascii="Times New Roman" w:eastAsia="宋体" w:hAnsi="Times New Roman" w:cs="Times New Roman" w:hint="eastAsia"/>
          <w:b w:val="0"/>
          <w:bCs w:val="0"/>
          <w:sz w:val="21"/>
          <w:szCs w:val="21"/>
        </w:rPr>
        <w:t>数据质量</w:t>
      </w:r>
      <w:r w:rsidR="005938C1">
        <w:rPr>
          <w:rFonts w:ascii="Times New Roman" w:eastAsia="宋体" w:hAnsi="Times New Roman" w:cs="Times New Roman" w:hint="eastAsia"/>
          <w:b w:val="0"/>
          <w:bCs w:val="0"/>
          <w:sz w:val="21"/>
          <w:szCs w:val="21"/>
        </w:rPr>
        <w:t>评估结果</w:t>
      </w:r>
    </w:p>
    <w:p w14:paraId="7A47FA80" w14:textId="7E922B44" w:rsidR="00F86447" w:rsidRPr="00555118" w:rsidRDefault="009F1391" w:rsidP="00555118">
      <w:pPr>
        <w:jc w:val="both"/>
        <w:rPr>
          <w:rFonts w:ascii="Times New Roman" w:eastAsia="宋体" w:hAnsi="Times New Roman" w:cs="Times New Roman"/>
          <w:sz w:val="21"/>
          <w:szCs w:val="21"/>
        </w:rPr>
      </w:pPr>
      <w:r w:rsidRPr="00555118">
        <w:rPr>
          <w:rFonts w:ascii="Times New Roman" w:eastAsia="宋体" w:hAnsi="Times New Roman" w:cs="Times New Roman"/>
          <w:sz w:val="21"/>
          <w:szCs w:val="21"/>
        </w:rPr>
        <w:tab/>
      </w:r>
      <w:r w:rsidR="0038147A" w:rsidRPr="00555118">
        <w:rPr>
          <w:rFonts w:ascii="Times New Roman" w:eastAsia="宋体" w:hAnsi="Times New Roman" w:cs="Times New Roman" w:hint="eastAsia"/>
          <w:sz w:val="21"/>
          <w:szCs w:val="21"/>
        </w:rPr>
        <w:t>1980-2022</w:t>
      </w:r>
      <w:r w:rsidR="0038147A" w:rsidRPr="00555118">
        <w:rPr>
          <w:rFonts w:ascii="Times New Roman" w:eastAsia="宋体" w:hAnsi="Times New Roman" w:cs="Times New Roman" w:hint="eastAsia"/>
          <w:sz w:val="21"/>
          <w:szCs w:val="21"/>
        </w:rPr>
        <w:t>年的降水</w:t>
      </w:r>
      <w:r w:rsidR="00803FB4" w:rsidRPr="00555118">
        <w:rPr>
          <w:rFonts w:ascii="Times New Roman" w:eastAsia="宋体" w:hAnsi="Times New Roman" w:cs="Times New Roman" w:hint="eastAsia"/>
          <w:sz w:val="21"/>
          <w:szCs w:val="21"/>
        </w:rPr>
        <w:t>数据</w:t>
      </w:r>
      <w:r w:rsidR="0038147A" w:rsidRPr="00555118">
        <w:rPr>
          <w:rFonts w:ascii="Times New Roman" w:eastAsia="宋体" w:hAnsi="Times New Roman" w:cs="Times New Roman" w:hint="eastAsia"/>
          <w:sz w:val="21"/>
          <w:szCs w:val="21"/>
        </w:rPr>
        <w:t>共</w:t>
      </w:r>
      <w:r w:rsidR="00F85F05" w:rsidRPr="00555118">
        <w:rPr>
          <w:rFonts w:ascii="Times New Roman" w:eastAsia="宋体" w:hAnsi="Times New Roman" w:cs="Times New Roman" w:hint="eastAsia"/>
          <w:sz w:val="21"/>
          <w:szCs w:val="21"/>
        </w:rPr>
        <w:t>计</w:t>
      </w:r>
      <w:r w:rsidR="0038147A" w:rsidRPr="00555118">
        <w:rPr>
          <w:rFonts w:ascii="Times New Roman" w:eastAsia="宋体" w:hAnsi="Times New Roman" w:cs="Times New Roman" w:hint="eastAsia"/>
          <w:sz w:val="21"/>
          <w:szCs w:val="21"/>
        </w:rPr>
        <w:t>15706</w:t>
      </w:r>
      <w:r w:rsidR="00FD5D48">
        <w:rPr>
          <w:rFonts w:ascii="Times New Roman" w:eastAsia="宋体" w:hAnsi="Times New Roman" w:cs="Times New Roman" w:hint="eastAsia"/>
          <w:sz w:val="21"/>
          <w:szCs w:val="21"/>
        </w:rPr>
        <w:t>×</w:t>
      </w:r>
      <w:r w:rsidR="0038147A" w:rsidRPr="00555118">
        <w:rPr>
          <w:rFonts w:ascii="Times New Roman" w:eastAsia="宋体" w:hAnsi="Times New Roman" w:cs="Times New Roman" w:hint="eastAsia"/>
          <w:sz w:val="21"/>
          <w:szCs w:val="21"/>
        </w:rPr>
        <w:t>2458</w:t>
      </w:r>
      <w:r w:rsidR="0038147A" w:rsidRPr="00555118">
        <w:rPr>
          <w:rFonts w:ascii="Times New Roman" w:eastAsia="宋体" w:hAnsi="Times New Roman" w:cs="Times New Roman" w:hint="eastAsia"/>
          <w:sz w:val="21"/>
          <w:szCs w:val="21"/>
        </w:rPr>
        <w:t>个</w:t>
      </w:r>
      <w:r w:rsidR="00F85F05" w:rsidRPr="00555118">
        <w:rPr>
          <w:rFonts w:ascii="Times New Roman" w:eastAsia="宋体" w:hAnsi="Times New Roman" w:cs="Times New Roman" w:hint="eastAsia"/>
          <w:sz w:val="21"/>
          <w:szCs w:val="21"/>
        </w:rPr>
        <w:t>数据值</w:t>
      </w:r>
      <w:r w:rsidR="0038147A" w:rsidRPr="00555118">
        <w:rPr>
          <w:rFonts w:ascii="Times New Roman" w:eastAsia="宋体" w:hAnsi="Times New Roman" w:cs="Times New Roman" w:hint="eastAsia"/>
          <w:sz w:val="21"/>
          <w:szCs w:val="21"/>
        </w:rPr>
        <w:t>，</w:t>
      </w:r>
      <w:r w:rsidR="00803FB4" w:rsidRPr="00555118">
        <w:rPr>
          <w:rFonts w:ascii="Times New Roman" w:eastAsia="宋体" w:hAnsi="Times New Roman" w:cs="Times New Roman" w:hint="eastAsia"/>
          <w:sz w:val="21"/>
          <w:szCs w:val="21"/>
        </w:rPr>
        <w:t>在插补前后</w:t>
      </w:r>
      <w:r w:rsidR="00F85F05" w:rsidRPr="00555118">
        <w:rPr>
          <w:rFonts w:ascii="Times New Roman" w:eastAsia="宋体" w:hAnsi="Times New Roman" w:cs="Times New Roman" w:hint="eastAsia"/>
          <w:sz w:val="21"/>
          <w:szCs w:val="21"/>
        </w:rPr>
        <w:t>分别进行质量评估</w:t>
      </w:r>
      <w:r w:rsidR="00803FB4" w:rsidRPr="00555118">
        <w:rPr>
          <w:rFonts w:ascii="Times New Roman" w:eastAsia="宋体" w:hAnsi="Times New Roman" w:cs="Times New Roman" w:hint="eastAsia"/>
          <w:sz w:val="21"/>
          <w:szCs w:val="21"/>
        </w:rPr>
        <w:t>。</w:t>
      </w:r>
      <w:r w:rsidR="00F85F05" w:rsidRPr="00555118">
        <w:rPr>
          <w:rFonts w:ascii="Times New Roman" w:eastAsia="宋体" w:hAnsi="Times New Roman" w:cs="Times New Roman" w:hint="eastAsia"/>
          <w:sz w:val="21"/>
          <w:szCs w:val="21"/>
        </w:rPr>
        <w:t>根据表</w:t>
      </w:r>
      <w:r w:rsidR="00F85F05" w:rsidRPr="00555118">
        <w:rPr>
          <w:rFonts w:ascii="Times New Roman" w:eastAsia="宋体" w:hAnsi="Times New Roman" w:cs="Times New Roman" w:hint="eastAsia"/>
          <w:sz w:val="21"/>
          <w:szCs w:val="21"/>
        </w:rPr>
        <w:t xml:space="preserve">2 </w:t>
      </w:r>
      <w:r w:rsidR="00F85F05" w:rsidRPr="00555118">
        <w:rPr>
          <w:rFonts w:ascii="Times New Roman" w:eastAsia="宋体" w:hAnsi="Times New Roman" w:cs="Times New Roman" w:hint="eastAsia"/>
          <w:sz w:val="21"/>
          <w:szCs w:val="21"/>
        </w:rPr>
        <w:t>的统计结果</w:t>
      </w:r>
      <w:r w:rsidR="0038147A" w:rsidRPr="00555118">
        <w:rPr>
          <w:rFonts w:ascii="Times New Roman" w:eastAsia="宋体" w:hAnsi="Times New Roman" w:cs="Times New Roman" w:hint="eastAsia"/>
          <w:sz w:val="21"/>
          <w:szCs w:val="21"/>
        </w:rPr>
        <w:t>，初次质量判断中</w:t>
      </w:r>
      <w:r w:rsidR="00F85F05" w:rsidRPr="00555118">
        <w:rPr>
          <w:rFonts w:ascii="Times New Roman" w:eastAsia="宋体" w:hAnsi="Times New Roman" w:cs="Times New Roman" w:hint="eastAsia"/>
          <w:sz w:val="21"/>
          <w:szCs w:val="21"/>
        </w:rPr>
        <w:t>未通过质量控制的数据占总数据量的</w:t>
      </w:r>
      <w:r w:rsidR="00F85F05" w:rsidRPr="00555118">
        <w:rPr>
          <w:rFonts w:ascii="Times New Roman" w:eastAsia="宋体" w:hAnsi="Times New Roman" w:cs="Times New Roman" w:hint="eastAsia"/>
          <w:sz w:val="21"/>
          <w:szCs w:val="21"/>
        </w:rPr>
        <w:t>13.3%</w:t>
      </w:r>
      <w:r w:rsidR="00F85F05" w:rsidRPr="00555118">
        <w:rPr>
          <w:rFonts w:ascii="Times New Roman" w:eastAsia="宋体" w:hAnsi="Times New Roman" w:cs="Times New Roman" w:hint="eastAsia"/>
          <w:sz w:val="21"/>
          <w:szCs w:val="21"/>
        </w:rPr>
        <w:t>，</w:t>
      </w:r>
      <w:r w:rsidR="0038147A" w:rsidRPr="00555118">
        <w:rPr>
          <w:rFonts w:ascii="Times New Roman" w:eastAsia="宋体" w:hAnsi="Times New Roman" w:cs="Times New Roman" w:hint="eastAsia"/>
          <w:sz w:val="21"/>
          <w:szCs w:val="21"/>
        </w:rPr>
        <w:t>有七种质量控制方式</w:t>
      </w:r>
      <w:r w:rsidR="00405182" w:rsidRPr="00555118">
        <w:rPr>
          <w:rFonts w:ascii="Times New Roman" w:eastAsia="宋体" w:hAnsi="Times New Roman" w:cs="Times New Roman" w:hint="eastAsia"/>
          <w:sz w:val="21"/>
          <w:szCs w:val="21"/>
        </w:rPr>
        <w:t>未</w:t>
      </w:r>
      <w:r w:rsidR="0038147A" w:rsidRPr="00555118">
        <w:rPr>
          <w:rFonts w:ascii="Times New Roman" w:eastAsia="宋体" w:hAnsi="Times New Roman" w:cs="Times New Roman" w:hint="eastAsia"/>
          <w:sz w:val="21"/>
          <w:szCs w:val="21"/>
        </w:rPr>
        <w:t>通过，其中，</w:t>
      </w:r>
      <w:r w:rsidR="00397168" w:rsidRPr="00555118">
        <w:rPr>
          <w:rFonts w:ascii="Times New Roman" w:eastAsia="宋体" w:hAnsi="Times New Roman" w:cs="Times New Roman" w:hint="eastAsia"/>
          <w:sz w:val="21"/>
          <w:szCs w:val="21"/>
        </w:rPr>
        <w:t>缺失值检查</w:t>
      </w:r>
      <w:r w:rsidR="0038147A" w:rsidRPr="00555118">
        <w:rPr>
          <w:rFonts w:ascii="Times New Roman" w:eastAsia="宋体" w:hAnsi="Times New Roman" w:cs="Times New Roman" w:hint="eastAsia"/>
          <w:sz w:val="21"/>
          <w:szCs w:val="21"/>
        </w:rPr>
        <w:t>个数最多，空间一致性检查次之，</w:t>
      </w:r>
      <w:r w:rsidR="004724EB" w:rsidRPr="00555118">
        <w:rPr>
          <w:rFonts w:ascii="Times New Roman" w:eastAsia="宋体" w:hAnsi="Times New Roman" w:cs="Times New Roman" w:hint="eastAsia"/>
          <w:sz w:val="21"/>
          <w:szCs w:val="21"/>
        </w:rPr>
        <w:t>条纹检查最少</w:t>
      </w:r>
      <w:r w:rsidR="00F85F05" w:rsidRPr="00555118">
        <w:rPr>
          <w:rFonts w:ascii="Times New Roman" w:eastAsia="宋体" w:hAnsi="Times New Roman" w:cs="Times New Roman" w:hint="eastAsia"/>
          <w:sz w:val="21"/>
          <w:szCs w:val="21"/>
        </w:rPr>
        <w:t>。这表明，数据缺测是影响数据质量的最主要问题。</w:t>
      </w:r>
    </w:p>
    <w:p w14:paraId="769AC604" w14:textId="16701CD0" w:rsidR="00803FB4" w:rsidRPr="00350301" w:rsidRDefault="00F86447" w:rsidP="00F86447">
      <w:pPr>
        <w:jc w:val="cente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表</w:t>
      </w:r>
      <w:r w:rsidR="00A104E4">
        <w:rPr>
          <w:rFonts w:ascii="Times New Roman" w:eastAsia="宋体" w:hAnsi="Times New Roman" w:cs="Times New Roman" w:hint="eastAsia"/>
          <w:sz w:val="21"/>
          <w:szCs w:val="21"/>
        </w:rPr>
        <w:t>3</w:t>
      </w:r>
      <w:r w:rsidRPr="00350301">
        <w:rPr>
          <w:rFonts w:ascii="Times New Roman" w:eastAsia="宋体" w:hAnsi="Times New Roman" w:cs="Times New Roman" w:hint="eastAsia"/>
          <w:sz w:val="21"/>
          <w:szCs w:val="21"/>
        </w:rPr>
        <w:t xml:space="preserve"> </w:t>
      </w:r>
      <w:r w:rsidR="007D2471" w:rsidRPr="00350301">
        <w:rPr>
          <w:rFonts w:ascii="Times New Roman" w:eastAsia="宋体" w:hAnsi="Times New Roman" w:cs="Times New Roman" w:hint="eastAsia"/>
          <w:sz w:val="21"/>
          <w:szCs w:val="21"/>
        </w:rPr>
        <w:t>插值前</w:t>
      </w:r>
      <w:r w:rsidRPr="00350301">
        <w:rPr>
          <w:rFonts w:ascii="Times New Roman" w:eastAsia="宋体" w:hAnsi="Times New Roman" w:cs="Times New Roman" w:hint="eastAsia"/>
          <w:sz w:val="21"/>
          <w:szCs w:val="21"/>
        </w:rPr>
        <w:t>质量</w:t>
      </w:r>
      <w:r w:rsidR="00585821" w:rsidRPr="00350301">
        <w:rPr>
          <w:rFonts w:ascii="Times New Roman" w:eastAsia="宋体" w:hAnsi="Times New Roman" w:cs="Times New Roman" w:hint="eastAsia"/>
          <w:sz w:val="21"/>
          <w:szCs w:val="21"/>
        </w:rPr>
        <w:t>判断结果</w:t>
      </w:r>
    </w:p>
    <w:tbl>
      <w:tblPr>
        <w:tblStyle w:val="ae"/>
        <w:tblW w:w="10916" w:type="dxa"/>
        <w:jc w:val="center"/>
        <w:tblBorders>
          <w:top w:val="single" w:sz="12" w:space="0" w:color="auto"/>
          <w:left w:val="none" w:sz="0" w:space="0" w:color="auto"/>
          <w:bottom w:val="single" w:sz="12"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560"/>
        <w:gridCol w:w="993"/>
        <w:gridCol w:w="850"/>
        <w:gridCol w:w="925"/>
        <w:gridCol w:w="878"/>
        <w:gridCol w:w="696"/>
        <w:gridCol w:w="903"/>
        <w:gridCol w:w="1045"/>
        <w:gridCol w:w="1081"/>
        <w:gridCol w:w="851"/>
        <w:gridCol w:w="142"/>
        <w:gridCol w:w="992"/>
      </w:tblGrid>
      <w:tr w:rsidR="00076AAB" w:rsidRPr="00350301" w14:paraId="0068CDD6" w14:textId="77777777" w:rsidTr="00753340">
        <w:trPr>
          <w:trHeight w:val="770"/>
          <w:jc w:val="center"/>
        </w:trPr>
        <w:tc>
          <w:tcPr>
            <w:tcW w:w="1560" w:type="dxa"/>
            <w:tcBorders>
              <w:top w:val="single" w:sz="12" w:space="0" w:color="auto"/>
              <w:bottom w:val="single" w:sz="8" w:space="0" w:color="auto"/>
            </w:tcBorders>
          </w:tcPr>
          <w:p w14:paraId="563EF0B3" w14:textId="77777777" w:rsidR="00076AAB" w:rsidRPr="00350301" w:rsidRDefault="00076AAB" w:rsidP="00753340">
            <w:pPr>
              <w:rPr>
                <w:rFonts w:ascii="Times New Roman" w:eastAsia="宋体" w:hAnsi="Times New Roman" w:cs="Times New Roman"/>
                <w:sz w:val="21"/>
                <w:szCs w:val="21"/>
              </w:rPr>
            </w:pPr>
          </w:p>
        </w:tc>
        <w:tc>
          <w:tcPr>
            <w:tcW w:w="993" w:type="dxa"/>
            <w:tcBorders>
              <w:top w:val="single" w:sz="12" w:space="0" w:color="auto"/>
              <w:bottom w:val="single" w:sz="8" w:space="0" w:color="auto"/>
            </w:tcBorders>
          </w:tcPr>
          <w:p w14:paraId="47A4E855"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缺失值</w:t>
            </w:r>
            <w:r>
              <w:rPr>
                <w:rFonts w:ascii="Times New Roman" w:eastAsia="宋体" w:hAnsi="Times New Roman" w:cs="Times New Roman" w:hint="eastAsia"/>
                <w:sz w:val="21"/>
                <w:szCs w:val="21"/>
              </w:rPr>
              <w:t>检查</w:t>
            </w:r>
          </w:p>
        </w:tc>
        <w:tc>
          <w:tcPr>
            <w:tcW w:w="850" w:type="dxa"/>
            <w:tcBorders>
              <w:top w:val="single" w:sz="12" w:space="0" w:color="auto"/>
              <w:bottom w:val="single" w:sz="8" w:space="0" w:color="auto"/>
            </w:tcBorders>
          </w:tcPr>
          <w:p w14:paraId="1C71CE89" w14:textId="77777777" w:rsidR="00076AAB" w:rsidRPr="00350301" w:rsidRDefault="00076AAB" w:rsidP="00753340">
            <w:pPr>
              <w:rPr>
                <w:rFonts w:ascii="Times New Roman" w:eastAsia="宋体" w:hAnsi="Times New Roman" w:cs="Times New Roman"/>
                <w:sz w:val="21"/>
                <w:szCs w:val="21"/>
              </w:rPr>
            </w:pPr>
            <w:r>
              <w:rPr>
                <w:rFonts w:ascii="Times New Roman" w:eastAsia="宋体" w:hAnsi="Times New Roman" w:cs="Times New Roman" w:hint="eastAsia"/>
                <w:sz w:val="21"/>
                <w:szCs w:val="21"/>
              </w:rPr>
              <w:t>重复值检查</w:t>
            </w:r>
          </w:p>
        </w:tc>
        <w:tc>
          <w:tcPr>
            <w:tcW w:w="925" w:type="dxa"/>
            <w:tcBorders>
              <w:top w:val="single" w:sz="12" w:space="0" w:color="auto"/>
              <w:bottom w:val="single" w:sz="8" w:space="0" w:color="auto"/>
            </w:tcBorders>
          </w:tcPr>
          <w:p w14:paraId="550D2673"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超记录检查</w:t>
            </w:r>
          </w:p>
        </w:tc>
        <w:tc>
          <w:tcPr>
            <w:tcW w:w="878" w:type="dxa"/>
            <w:tcBorders>
              <w:top w:val="single" w:sz="12" w:space="0" w:color="auto"/>
              <w:bottom w:val="single" w:sz="8" w:space="0" w:color="auto"/>
            </w:tcBorders>
          </w:tcPr>
          <w:p w14:paraId="7488EAF5"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条纹</w:t>
            </w:r>
            <w:r>
              <w:rPr>
                <w:rFonts w:ascii="Times New Roman" w:eastAsia="宋体" w:hAnsi="Times New Roman" w:cs="Times New Roman"/>
                <w:sz w:val="21"/>
                <w:szCs w:val="21"/>
              </w:rPr>
              <w:br/>
            </w:r>
            <w:r>
              <w:rPr>
                <w:rFonts w:ascii="Times New Roman" w:eastAsia="宋体" w:hAnsi="Times New Roman" w:cs="Times New Roman" w:hint="eastAsia"/>
                <w:sz w:val="21"/>
                <w:szCs w:val="21"/>
              </w:rPr>
              <w:t>检</w:t>
            </w:r>
            <w:r w:rsidRPr="00350301">
              <w:rPr>
                <w:rFonts w:ascii="Times New Roman" w:eastAsia="宋体" w:hAnsi="Times New Roman" w:cs="Times New Roman" w:hint="eastAsia"/>
                <w:sz w:val="21"/>
                <w:szCs w:val="21"/>
              </w:rPr>
              <w:t>查</w:t>
            </w:r>
          </w:p>
        </w:tc>
        <w:tc>
          <w:tcPr>
            <w:tcW w:w="696" w:type="dxa"/>
            <w:tcBorders>
              <w:top w:val="single" w:sz="12" w:space="0" w:color="auto"/>
              <w:bottom w:val="single" w:sz="8" w:space="0" w:color="auto"/>
            </w:tcBorders>
          </w:tcPr>
          <w:p w14:paraId="43AAA965"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频率检查</w:t>
            </w:r>
          </w:p>
        </w:tc>
        <w:tc>
          <w:tcPr>
            <w:tcW w:w="903" w:type="dxa"/>
            <w:tcBorders>
              <w:top w:val="single" w:sz="12" w:space="0" w:color="auto"/>
              <w:bottom w:val="single" w:sz="8" w:space="0" w:color="auto"/>
            </w:tcBorders>
          </w:tcPr>
          <w:p w14:paraId="05317338"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间隙</w:t>
            </w:r>
            <w:r>
              <w:rPr>
                <w:rFonts w:ascii="Times New Roman" w:eastAsia="宋体" w:hAnsi="Times New Roman" w:cs="Times New Roman"/>
                <w:sz w:val="21"/>
                <w:szCs w:val="21"/>
              </w:rPr>
              <w:br/>
            </w:r>
            <w:r w:rsidRPr="00350301">
              <w:rPr>
                <w:rFonts w:ascii="Times New Roman" w:eastAsia="宋体" w:hAnsi="Times New Roman" w:cs="Times New Roman" w:hint="eastAsia"/>
                <w:sz w:val="21"/>
                <w:szCs w:val="21"/>
              </w:rPr>
              <w:t>检查</w:t>
            </w:r>
          </w:p>
        </w:tc>
        <w:tc>
          <w:tcPr>
            <w:tcW w:w="1045" w:type="dxa"/>
            <w:tcBorders>
              <w:top w:val="single" w:sz="12" w:space="0" w:color="auto"/>
              <w:bottom w:val="single" w:sz="8" w:space="0" w:color="auto"/>
            </w:tcBorders>
          </w:tcPr>
          <w:p w14:paraId="551DD18E"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气候异值检查</w:t>
            </w:r>
          </w:p>
        </w:tc>
        <w:tc>
          <w:tcPr>
            <w:tcW w:w="1081" w:type="dxa"/>
            <w:tcBorders>
              <w:top w:val="single" w:sz="12" w:space="0" w:color="auto"/>
              <w:bottom w:val="single" w:sz="8" w:space="0" w:color="auto"/>
            </w:tcBorders>
          </w:tcPr>
          <w:p w14:paraId="73FD26D9"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空间一性检查</w:t>
            </w:r>
          </w:p>
        </w:tc>
        <w:tc>
          <w:tcPr>
            <w:tcW w:w="851" w:type="dxa"/>
            <w:tcBorders>
              <w:top w:val="single" w:sz="12" w:space="0" w:color="auto"/>
              <w:bottom w:val="single" w:sz="8" w:space="0" w:color="auto"/>
            </w:tcBorders>
          </w:tcPr>
          <w:p w14:paraId="51C8531C"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总计</w:t>
            </w:r>
          </w:p>
        </w:tc>
        <w:tc>
          <w:tcPr>
            <w:tcW w:w="1134" w:type="dxa"/>
            <w:gridSpan w:val="2"/>
            <w:tcBorders>
              <w:top w:val="single" w:sz="12" w:space="0" w:color="auto"/>
              <w:bottom w:val="single" w:sz="8" w:space="0" w:color="auto"/>
            </w:tcBorders>
          </w:tcPr>
          <w:p w14:paraId="0D2931D1" w14:textId="77777777" w:rsidR="00076AAB" w:rsidRPr="00350301" w:rsidRDefault="00076AAB" w:rsidP="00753340">
            <w:pPr>
              <w:rPr>
                <w:rFonts w:ascii="Times New Roman" w:eastAsia="宋体" w:hAnsi="Times New Roman" w:cs="Times New Roman"/>
                <w:sz w:val="21"/>
                <w:szCs w:val="21"/>
              </w:rPr>
            </w:pPr>
            <w:r w:rsidRPr="00350301">
              <w:rPr>
                <w:rFonts w:ascii="Times New Roman" w:eastAsia="宋体" w:hAnsi="Times New Roman" w:cs="Times New Roman" w:hint="eastAsia"/>
                <w:sz w:val="21"/>
                <w:szCs w:val="21"/>
              </w:rPr>
              <w:t>数量占比</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w:t>
            </w:r>
          </w:p>
        </w:tc>
      </w:tr>
      <w:tr w:rsidR="00076AAB" w:rsidRPr="00350301" w14:paraId="1935AF23" w14:textId="77777777" w:rsidTr="00753340">
        <w:trPr>
          <w:trHeight w:val="850"/>
          <w:jc w:val="center"/>
        </w:trPr>
        <w:tc>
          <w:tcPr>
            <w:tcW w:w="1560" w:type="dxa"/>
            <w:tcBorders>
              <w:top w:val="single" w:sz="8" w:space="0" w:color="auto"/>
              <w:bottom w:val="single" w:sz="8" w:space="0" w:color="auto"/>
            </w:tcBorders>
          </w:tcPr>
          <w:p w14:paraId="4FAD32FA"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插值前</w:t>
            </w:r>
          </w:p>
        </w:tc>
        <w:tc>
          <w:tcPr>
            <w:tcW w:w="993" w:type="dxa"/>
            <w:tcBorders>
              <w:top w:val="single" w:sz="8" w:space="0" w:color="auto"/>
              <w:bottom w:val="single" w:sz="8" w:space="0" w:color="auto"/>
            </w:tcBorders>
          </w:tcPr>
          <w:p w14:paraId="42898F6B" w14:textId="77777777" w:rsidR="00076AAB" w:rsidRPr="00350301" w:rsidRDefault="00076AAB" w:rsidP="00753340">
            <w:pPr>
              <w:jc w:val="center"/>
              <w:rPr>
                <w:rFonts w:ascii="Times New Roman" w:eastAsia="宋体" w:hAnsi="Times New Roman" w:cs="Times New Roman"/>
                <w:sz w:val="21"/>
                <w:szCs w:val="21"/>
              </w:rPr>
            </w:pPr>
            <w:r w:rsidRPr="00C43499">
              <w:rPr>
                <w:rFonts w:ascii="Times New Roman" w:eastAsia="宋体" w:hAnsi="Times New Roman" w:cs="Times New Roman" w:hint="eastAsia"/>
                <w:sz w:val="21"/>
                <w:szCs w:val="21"/>
              </w:rPr>
              <w:t>5004412</w:t>
            </w:r>
          </w:p>
        </w:tc>
        <w:tc>
          <w:tcPr>
            <w:tcW w:w="850" w:type="dxa"/>
            <w:tcBorders>
              <w:top w:val="single" w:sz="8" w:space="0" w:color="auto"/>
              <w:bottom w:val="single" w:sz="8" w:space="0" w:color="auto"/>
            </w:tcBorders>
          </w:tcPr>
          <w:p w14:paraId="324FC1A1"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25" w:type="dxa"/>
            <w:tcBorders>
              <w:top w:val="single" w:sz="8" w:space="0" w:color="auto"/>
              <w:bottom w:val="single" w:sz="8" w:space="0" w:color="auto"/>
            </w:tcBorders>
          </w:tcPr>
          <w:p w14:paraId="38C41B73"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w:t>
            </w:r>
          </w:p>
        </w:tc>
        <w:tc>
          <w:tcPr>
            <w:tcW w:w="878" w:type="dxa"/>
            <w:tcBorders>
              <w:top w:val="single" w:sz="8" w:space="0" w:color="auto"/>
              <w:bottom w:val="single" w:sz="8" w:space="0" w:color="auto"/>
            </w:tcBorders>
          </w:tcPr>
          <w:p w14:paraId="565DDC13"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25</w:t>
            </w:r>
          </w:p>
        </w:tc>
        <w:tc>
          <w:tcPr>
            <w:tcW w:w="696" w:type="dxa"/>
            <w:tcBorders>
              <w:top w:val="single" w:sz="8" w:space="0" w:color="auto"/>
              <w:bottom w:val="single" w:sz="8" w:space="0" w:color="auto"/>
            </w:tcBorders>
          </w:tcPr>
          <w:p w14:paraId="69D0A1D0"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34</w:t>
            </w:r>
          </w:p>
        </w:tc>
        <w:tc>
          <w:tcPr>
            <w:tcW w:w="903" w:type="dxa"/>
            <w:tcBorders>
              <w:top w:val="single" w:sz="8" w:space="0" w:color="auto"/>
              <w:bottom w:val="single" w:sz="8" w:space="0" w:color="auto"/>
            </w:tcBorders>
          </w:tcPr>
          <w:p w14:paraId="03DC8B66"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14</w:t>
            </w:r>
          </w:p>
        </w:tc>
        <w:tc>
          <w:tcPr>
            <w:tcW w:w="1045" w:type="dxa"/>
            <w:tcBorders>
              <w:top w:val="single" w:sz="8" w:space="0" w:color="auto"/>
              <w:bottom w:val="single" w:sz="8" w:space="0" w:color="auto"/>
            </w:tcBorders>
          </w:tcPr>
          <w:p w14:paraId="3EDC6B92"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132</w:t>
            </w:r>
          </w:p>
        </w:tc>
        <w:tc>
          <w:tcPr>
            <w:tcW w:w="1081" w:type="dxa"/>
            <w:tcBorders>
              <w:top w:val="single" w:sz="8" w:space="0" w:color="auto"/>
              <w:bottom w:val="single" w:sz="8" w:space="0" w:color="auto"/>
            </w:tcBorders>
          </w:tcPr>
          <w:p w14:paraId="29179DA0"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p>
        </w:tc>
        <w:tc>
          <w:tcPr>
            <w:tcW w:w="993" w:type="dxa"/>
            <w:gridSpan w:val="2"/>
            <w:tcBorders>
              <w:top w:val="single" w:sz="8" w:space="0" w:color="auto"/>
              <w:bottom w:val="single" w:sz="8" w:space="0" w:color="auto"/>
            </w:tcBorders>
          </w:tcPr>
          <w:p w14:paraId="0A06D7F3"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5004642</w:t>
            </w:r>
          </w:p>
        </w:tc>
        <w:tc>
          <w:tcPr>
            <w:tcW w:w="992" w:type="dxa"/>
            <w:tcBorders>
              <w:top w:val="single" w:sz="8" w:space="0" w:color="auto"/>
              <w:bottom w:val="single" w:sz="8" w:space="0" w:color="auto"/>
            </w:tcBorders>
          </w:tcPr>
          <w:p w14:paraId="43972A11"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12.97</w:t>
            </w:r>
          </w:p>
        </w:tc>
      </w:tr>
      <w:tr w:rsidR="00076AAB" w:rsidRPr="00350301" w14:paraId="52552DB5" w14:textId="77777777" w:rsidTr="00753340">
        <w:trPr>
          <w:jc w:val="center"/>
        </w:trPr>
        <w:tc>
          <w:tcPr>
            <w:tcW w:w="1560" w:type="dxa"/>
            <w:tcBorders>
              <w:top w:val="single" w:sz="8" w:space="0" w:color="auto"/>
              <w:bottom w:val="single" w:sz="8" w:space="0" w:color="auto"/>
            </w:tcBorders>
          </w:tcPr>
          <w:p w14:paraId="3B8C86D7"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插值后</w:t>
            </w:r>
            <w:r>
              <w:rPr>
                <w:rFonts w:ascii="Times New Roman" w:eastAsia="宋体" w:hAnsi="Times New Roman" w:cs="Times New Roman"/>
                <w:sz w:val="21"/>
                <w:szCs w:val="21"/>
              </w:rPr>
              <w:br/>
            </w:r>
            <w:r>
              <w:rPr>
                <w:rFonts w:ascii="Times New Roman" w:eastAsia="宋体" w:hAnsi="Times New Roman" w:cs="Times New Roman" w:hint="eastAsia"/>
                <w:sz w:val="21"/>
                <w:szCs w:val="21"/>
              </w:rPr>
              <w:t>(</w:t>
            </w:r>
            <w:r>
              <w:rPr>
                <w:rFonts w:ascii="Times New Roman" w:eastAsia="宋体" w:hAnsi="Times New Roman" w:cs="Times New Roman" w:hint="eastAsia"/>
                <w:sz w:val="21"/>
                <w:szCs w:val="21"/>
              </w:rPr>
              <w:t>缺失值</w:t>
            </w:r>
            <w:r>
              <w:rPr>
                <w:rFonts w:ascii="Times New Roman" w:eastAsia="宋体" w:hAnsi="Times New Roman" w:cs="Times New Roman" w:hint="eastAsia"/>
                <w:sz w:val="21"/>
                <w:szCs w:val="21"/>
              </w:rPr>
              <w:t>)</w:t>
            </w:r>
          </w:p>
        </w:tc>
        <w:tc>
          <w:tcPr>
            <w:tcW w:w="993" w:type="dxa"/>
            <w:tcBorders>
              <w:top w:val="single" w:sz="8" w:space="0" w:color="auto"/>
              <w:bottom w:val="single" w:sz="8" w:space="0" w:color="auto"/>
            </w:tcBorders>
          </w:tcPr>
          <w:p w14:paraId="191DB7A1"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50" w:type="dxa"/>
            <w:tcBorders>
              <w:top w:val="single" w:sz="8" w:space="0" w:color="auto"/>
              <w:bottom w:val="single" w:sz="8" w:space="0" w:color="auto"/>
            </w:tcBorders>
          </w:tcPr>
          <w:p w14:paraId="241A66F1"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30378</w:t>
            </w:r>
          </w:p>
        </w:tc>
        <w:tc>
          <w:tcPr>
            <w:tcW w:w="925" w:type="dxa"/>
            <w:tcBorders>
              <w:top w:val="single" w:sz="8" w:space="0" w:color="auto"/>
              <w:bottom w:val="single" w:sz="8" w:space="0" w:color="auto"/>
            </w:tcBorders>
          </w:tcPr>
          <w:p w14:paraId="23EC0205"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w:t>
            </w:r>
          </w:p>
        </w:tc>
        <w:tc>
          <w:tcPr>
            <w:tcW w:w="878" w:type="dxa"/>
            <w:tcBorders>
              <w:top w:val="single" w:sz="8" w:space="0" w:color="auto"/>
              <w:bottom w:val="single" w:sz="8" w:space="0" w:color="auto"/>
            </w:tcBorders>
          </w:tcPr>
          <w:p w14:paraId="301644D2"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25</w:t>
            </w:r>
          </w:p>
        </w:tc>
        <w:tc>
          <w:tcPr>
            <w:tcW w:w="696" w:type="dxa"/>
            <w:tcBorders>
              <w:top w:val="single" w:sz="8" w:space="0" w:color="auto"/>
              <w:bottom w:val="single" w:sz="8" w:space="0" w:color="auto"/>
            </w:tcBorders>
          </w:tcPr>
          <w:p w14:paraId="615AFF4F"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03" w:type="dxa"/>
            <w:tcBorders>
              <w:top w:val="single" w:sz="8" w:space="0" w:color="auto"/>
              <w:bottom w:val="single" w:sz="8" w:space="0" w:color="auto"/>
            </w:tcBorders>
          </w:tcPr>
          <w:p w14:paraId="7B015D6D"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13</w:t>
            </w:r>
          </w:p>
        </w:tc>
        <w:tc>
          <w:tcPr>
            <w:tcW w:w="1045" w:type="dxa"/>
            <w:tcBorders>
              <w:top w:val="single" w:sz="8" w:space="0" w:color="auto"/>
              <w:bottom w:val="single" w:sz="8" w:space="0" w:color="auto"/>
            </w:tcBorders>
          </w:tcPr>
          <w:p w14:paraId="7E6A15BB"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99</w:t>
            </w:r>
          </w:p>
        </w:tc>
        <w:tc>
          <w:tcPr>
            <w:tcW w:w="1081" w:type="dxa"/>
            <w:tcBorders>
              <w:top w:val="single" w:sz="8" w:space="0" w:color="auto"/>
              <w:bottom w:val="single" w:sz="8" w:space="0" w:color="auto"/>
            </w:tcBorders>
          </w:tcPr>
          <w:p w14:paraId="46D09FF1"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24</w:t>
            </w:r>
          </w:p>
        </w:tc>
        <w:tc>
          <w:tcPr>
            <w:tcW w:w="993" w:type="dxa"/>
            <w:gridSpan w:val="2"/>
            <w:tcBorders>
              <w:top w:val="single" w:sz="8" w:space="0" w:color="auto"/>
              <w:bottom w:val="single" w:sz="8" w:space="0" w:color="auto"/>
            </w:tcBorders>
          </w:tcPr>
          <w:p w14:paraId="4C94C7E0"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30540</w:t>
            </w:r>
          </w:p>
        </w:tc>
        <w:tc>
          <w:tcPr>
            <w:tcW w:w="992" w:type="dxa"/>
            <w:tcBorders>
              <w:top w:val="single" w:sz="8" w:space="0" w:color="auto"/>
              <w:bottom w:val="single" w:sz="8" w:space="0" w:color="auto"/>
            </w:tcBorders>
          </w:tcPr>
          <w:p w14:paraId="02C4C8BA" w14:textId="77777777" w:rsidR="00076AAB" w:rsidRPr="00350301"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0.08</w:t>
            </w:r>
          </w:p>
        </w:tc>
      </w:tr>
      <w:tr w:rsidR="00076AAB" w:rsidRPr="00350301" w14:paraId="57997116" w14:textId="77777777" w:rsidTr="00753340">
        <w:trPr>
          <w:trHeight w:val="507"/>
          <w:jc w:val="center"/>
        </w:trPr>
        <w:tc>
          <w:tcPr>
            <w:tcW w:w="1560" w:type="dxa"/>
            <w:tcBorders>
              <w:top w:val="single" w:sz="8" w:space="0" w:color="auto"/>
              <w:bottom w:val="single" w:sz="12" w:space="0" w:color="auto"/>
            </w:tcBorders>
          </w:tcPr>
          <w:p w14:paraId="28C7640E"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插值后</w:t>
            </w:r>
            <w:r>
              <w:rPr>
                <w:rFonts w:ascii="Times New Roman" w:eastAsia="宋体" w:hAnsi="Times New Roman" w:cs="Times New Roman"/>
                <w:sz w:val="21"/>
                <w:szCs w:val="21"/>
              </w:rPr>
              <w:br/>
            </w:r>
            <w:r>
              <w:rPr>
                <w:rFonts w:ascii="Times New Roman" w:eastAsia="宋体" w:hAnsi="Times New Roman" w:cs="Times New Roman" w:hint="eastAsia"/>
                <w:sz w:val="21"/>
                <w:szCs w:val="21"/>
              </w:rPr>
              <w:t>（其他条件）</w:t>
            </w:r>
          </w:p>
        </w:tc>
        <w:tc>
          <w:tcPr>
            <w:tcW w:w="993" w:type="dxa"/>
            <w:tcBorders>
              <w:top w:val="single" w:sz="8" w:space="0" w:color="auto"/>
              <w:bottom w:val="single" w:sz="12" w:space="0" w:color="auto"/>
            </w:tcBorders>
          </w:tcPr>
          <w:p w14:paraId="04563BC4"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50" w:type="dxa"/>
            <w:tcBorders>
              <w:top w:val="single" w:sz="8" w:space="0" w:color="auto"/>
              <w:bottom w:val="single" w:sz="12" w:space="0" w:color="auto"/>
            </w:tcBorders>
          </w:tcPr>
          <w:p w14:paraId="7B3F7709"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25" w:type="dxa"/>
            <w:tcBorders>
              <w:top w:val="single" w:sz="8" w:space="0" w:color="auto"/>
              <w:bottom w:val="single" w:sz="12" w:space="0" w:color="auto"/>
            </w:tcBorders>
          </w:tcPr>
          <w:p w14:paraId="4CC6943F"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878" w:type="dxa"/>
            <w:tcBorders>
              <w:top w:val="single" w:sz="8" w:space="0" w:color="auto"/>
              <w:bottom w:val="single" w:sz="12" w:space="0" w:color="auto"/>
            </w:tcBorders>
          </w:tcPr>
          <w:p w14:paraId="79321804"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696" w:type="dxa"/>
            <w:tcBorders>
              <w:top w:val="single" w:sz="8" w:space="0" w:color="auto"/>
              <w:bottom w:val="single" w:sz="12" w:space="0" w:color="auto"/>
            </w:tcBorders>
          </w:tcPr>
          <w:p w14:paraId="11D03735"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03" w:type="dxa"/>
            <w:tcBorders>
              <w:top w:val="single" w:sz="8" w:space="0" w:color="auto"/>
              <w:bottom w:val="single" w:sz="12" w:space="0" w:color="auto"/>
            </w:tcBorders>
          </w:tcPr>
          <w:p w14:paraId="7BE2B980"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1045" w:type="dxa"/>
            <w:tcBorders>
              <w:top w:val="single" w:sz="8" w:space="0" w:color="auto"/>
              <w:bottom w:val="single" w:sz="12" w:space="0" w:color="auto"/>
            </w:tcBorders>
          </w:tcPr>
          <w:p w14:paraId="43F36E1E"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1081" w:type="dxa"/>
            <w:tcBorders>
              <w:top w:val="single" w:sz="8" w:space="0" w:color="auto"/>
              <w:bottom w:val="single" w:sz="12" w:space="0" w:color="auto"/>
            </w:tcBorders>
          </w:tcPr>
          <w:p w14:paraId="6CD4503C"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93" w:type="dxa"/>
            <w:gridSpan w:val="2"/>
            <w:tcBorders>
              <w:top w:val="single" w:sz="8" w:space="0" w:color="auto"/>
              <w:bottom w:val="single" w:sz="12" w:space="0" w:color="auto"/>
            </w:tcBorders>
          </w:tcPr>
          <w:p w14:paraId="2816F7BF"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w:t>
            </w:r>
          </w:p>
        </w:tc>
        <w:tc>
          <w:tcPr>
            <w:tcW w:w="992" w:type="dxa"/>
            <w:tcBorders>
              <w:top w:val="single" w:sz="8" w:space="0" w:color="auto"/>
              <w:bottom w:val="single" w:sz="12" w:space="0" w:color="auto"/>
            </w:tcBorders>
          </w:tcPr>
          <w:p w14:paraId="142B2E3C" w14:textId="77777777" w:rsidR="00076AAB" w:rsidRDefault="00076AAB" w:rsidP="00753340">
            <w:pPr>
              <w:jc w:val="center"/>
              <w:rPr>
                <w:rFonts w:ascii="Times New Roman" w:eastAsia="宋体" w:hAnsi="Times New Roman" w:cs="Times New Roman"/>
                <w:sz w:val="21"/>
                <w:szCs w:val="21"/>
              </w:rPr>
            </w:pPr>
            <w:r>
              <w:rPr>
                <w:rFonts w:ascii="Times New Roman" w:eastAsia="宋体" w:hAnsi="Times New Roman" w:cs="Times New Roman" w:hint="eastAsia"/>
                <w:sz w:val="21"/>
                <w:szCs w:val="21"/>
              </w:rPr>
              <w:t>0</w:t>
            </w:r>
          </w:p>
        </w:tc>
      </w:tr>
    </w:tbl>
    <w:p w14:paraId="1209905F" w14:textId="77777777" w:rsidR="007D2471" w:rsidRPr="00350301" w:rsidRDefault="007D2471" w:rsidP="009F1391">
      <w:pPr>
        <w:rPr>
          <w:rFonts w:ascii="Times New Roman" w:eastAsia="宋体" w:hAnsi="Times New Roman" w:cs="Times New Roman"/>
          <w:sz w:val="21"/>
          <w:szCs w:val="21"/>
        </w:rPr>
      </w:pPr>
    </w:p>
    <w:p w14:paraId="45D85CD5" w14:textId="77777777" w:rsidR="00F72601" w:rsidRDefault="00B065DD" w:rsidP="0032523C">
      <w:pPr>
        <w:spacing w:line="360" w:lineRule="auto"/>
        <w:rPr>
          <w:rFonts w:ascii="Times New Roman" w:eastAsia="宋体" w:hAnsi="Times New Roman" w:cs="Times New Roman"/>
          <w:sz w:val="21"/>
          <w:szCs w:val="21"/>
        </w:rPr>
      </w:pPr>
      <w:r w:rsidRPr="00AC4C9F">
        <w:rPr>
          <w:rFonts w:ascii="Times New Roman" w:eastAsia="宋体" w:hAnsi="Times New Roman" w:cs="Times New Roman" w:hint="eastAsia"/>
          <w:color w:val="FF0000"/>
          <w:sz w:val="21"/>
          <w:szCs w:val="21"/>
        </w:rPr>
        <w:t>重复值检查</w:t>
      </w:r>
      <w:r w:rsidRPr="00C151DC">
        <w:rPr>
          <w:rFonts w:ascii="Times New Roman" w:eastAsia="宋体" w:hAnsi="Times New Roman" w:cs="Times New Roman" w:hint="eastAsia"/>
          <w:sz w:val="21"/>
          <w:szCs w:val="21"/>
        </w:rPr>
        <w:t>（不同年份之间的重复值</w:t>
      </w:r>
      <w:r w:rsidRPr="00C151DC">
        <w:rPr>
          <w:rFonts w:ascii="Times New Roman" w:eastAsia="宋体" w:hAnsi="Times New Roman" w:cs="Times New Roman" w:hint="eastAsia"/>
          <w:sz w:val="21"/>
          <w:szCs w:val="21"/>
        </w:rPr>
        <w:t>/</w:t>
      </w:r>
      <w:r w:rsidRPr="00C151DC">
        <w:rPr>
          <w:rFonts w:ascii="Times New Roman" w:eastAsia="宋体" w:hAnsi="Times New Roman" w:cs="Times New Roman" w:hint="eastAsia"/>
          <w:sz w:val="21"/>
          <w:szCs w:val="21"/>
        </w:rPr>
        <w:t>不同年份相同月份之间的重复值）</w:t>
      </w:r>
    </w:p>
    <w:p w14:paraId="64577326" w14:textId="186E26E1" w:rsidR="00B065DD" w:rsidRPr="00C151DC" w:rsidRDefault="009D0C5F" w:rsidP="0032523C">
      <w:pPr>
        <w:spacing w:line="360" w:lineRule="auto"/>
        <w:rPr>
          <w:rFonts w:ascii="Times New Roman" w:eastAsia="宋体" w:hAnsi="Times New Roman" w:cs="Times New Roman"/>
          <w:sz w:val="21"/>
          <w:szCs w:val="21"/>
        </w:rPr>
      </w:pPr>
      <w:r>
        <w:rPr>
          <w:rFonts w:ascii="Times New Roman" w:eastAsia="宋体" w:hAnsi="Times New Roman" w:cs="Times New Roman" w:hint="eastAsia"/>
          <w:sz w:val="21"/>
          <w:szCs w:val="21"/>
        </w:rPr>
        <w:t>气象台</w:t>
      </w:r>
      <w:r w:rsidR="001966DD">
        <w:rPr>
          <w:rFonts w:ascii="Times New Roman" w:eastAsia="宋体" w:hAnsi="Times New Roman" w:cs="Times New Roman" w:hint="eastAsia"/>
          <w:sz w:val="21"/>
          <w:szCs w:val="21"/>
        </w:rPr>
        <w:t>站</w:t>
      </w:r>
      <w:r>
        <w:rPr>
          <w:rFonts w:ascii="Times New Roman" w:eastAsia="宋体" w:hAnsi="Times New Roman" w:cs="Times New Roman" w:hint="eastAsia"/>
          <w:sz w:val="21"/>
          <w:szCs w:val="21"/>
        </w:rPr>
        <w:t>观测数据的自适应的方法</w:t>
      </w:r>
    </w:p>
    <w:p w14:paraId="13EEFD50" w14:textId="7FCC013C" w:rsidR="00B065DD" w:rsidRDefault="00B065DD" w:rsidP="0032523C">
      <w:pPr>
        <w:spacing w:line="360" w:lineRule="auto"/>
        <w:rPr>
          <w:rFonts w:hint="eastAsia"/>
        </w:rPr>
      </w:pPr>
      <w:r>
        <w:rPr>
          <w:noProof/>
        </w:rPr>
        <w:drawing>
          <wp:inline distT="0" distB="0" distL="0" distR="0" wp14:anchorId="50585AB3" wp14:editId="13EDE7E5">
            <wp:extent cx="5274310" cy="1753870"/>
            <wp:effectExtent l="0" t="0" r="2540" b="0"/>
            <wp:docPr id="56523345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33454" name=""/>
                    <pic:cNvPicPr/>
                  </pic:nvPicPr>
                  <pic:blipFill>
                    <a:blip r:embed="rId103"/>
                    <a:stretch>
                      <a:fillRect/>
                    </a:stretch>
                  </pic:blipFill>
                  <pic:spPr>
                    <a:xfrm>
                      <a:off x="0" y="0"/>
                      <a:ext cx="5274310" cy="1753870"/>
                    </a:xfrm>
                    <a:prstGeom prst="rect">
                      <a:avLst/>
                    </a:prstGeom>
                  </pic:spPr>
                </pic:pic>
              </a:graphicData>
            </a:graphic>
          </wp:inline>
        </w:drawing>
      </w:r>
    </w:p>
    <w:p w14:paraId="6A17824D" w14:textId="3457468E" w:rsidR="00D23804" w:rsidRPr="00C151DC" w:rsidRDefault="00D23804" w:rsidP="0032523C">
      <w:pPr>
        <w:spacing w:line="360" w:lineRule="auto"/>
        <w:rPr>
          <w:rFonts w:ascii="Times New Roman" w:eastAsia="宋体" w:hAnsi="Times New Roman" w:cs="Times New Roman"/>
          <w:sz w:val="21"/>
          <w:szCs w:val="21"/>
        </w:rPr>
      </w:pPr>
      <w:r w:rsidRPr="00AC4C9F">
        <w:rPr>
          <w:rFonts w:ascii="Times New Roman" w:eastAsia="宋体" w:hAnsi="Times New Roman" w:cs="Times New Roman" w:hint="eastAsia"/>
          <w:color w:val="FF0000"/>
          <w:sz w:val="21"/>
          <w:szCs w:val="21"/>
        </w:rPr>
        <w:t>超记录检查（</w:t>
      </w:r>
      <w:r w:rsidRPr="00C151DC">
        <w:rPr>
          <w:rFonts w:ascii="Times New Roman" w:eastAsia="宋体" w:hAnsi="Times New Roman" w:cs="Times New Roman" w:hint="eastAsia"/>
          <w:sz w:val="21"/>
          <w:szCs w:val="21"/>
        </w:rPr>
        <w:t>超世界记录值，不可能的值）</w:t>
      </w:r>
    </w:p>
    <w:p w14:paraId="3FDB4BA5" w14:textId="327DB99B" w:rsidR="00D23804" w:rsidRPr="00C151DC" w:rsidRDefault="009C71B1" w:rsidP="0032523C">
      <w:pPr>
        <w:spacing w:line="360" w:lineRule="auto"/>
        <w:rPr>
          <w:rFonts w:ascii="Times New Roman" w:eastAsia="宋体" w:hAnsi="Times New Roman" w:cs="Times New Roman"/>
          <w:sz w:val="21"/>
          <w:szCs w:val="21"/>
        </w:rPr>
      </w:pPr>
      <w:r>
        <w:rPr>
          <w:noProof/>
        </w:rPr>
        <w:drawing>
          <wp:inline distT="0" distB="0" distL="0" distR="0" wp14:anchorId="1C463991" wp14:editId="4D1B2360">
            <wp:extent cx="4086225" cy="933450"/>
            <wp:effectExtent l="0" t="0" r="9525" b="0"/>
            <wp:docPr id="12372297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229793" name=""/>
                    <pic:cNvPicPr/>
                  </pic:nvPicPr>
                  <pic:blipFill>
                    <a:blip r:embed="rId104"/>
                    <a:stretch>
                      <a:fillRect/>
                    </a:stretch>
                  </pic:blipFill>
                  <pic:spPr>
                    <a:xfrm>
                      <a:off x="0" y="0"/>
                      <a:ext cx="4086225" cy="933450"/>
                    </a:xfrm>
                    <a:prstGeom prst="rect">
                      <a:avLst/>
                    </a:prstGeom>
                  </pic:spPr>
                </pic:pic>
              </a:graphicData>
            </a:graphic>
          </wp:inline>
        </w:drawing>
      </w:r>
    </w:p>
    <w:p w14:paraId="2946D752" w14:textId="50821983" w:rsidR="0032523C" w:rsidRPr="00C151DC" w:rsidRDefault="0032523C" w:rsidP="0032523C">
      <w:pPr>
        <w:spacing w:line="360" w:lineRule="auto"/>
        <w:rPr>
          <w:rFonts w:ascii="Times New Roman" w:eastAsia="宋体" w:hAnsi="Times New Roman" w:cs="Times New Roman"/>
          <w:sz w:val="21"/>
          <w:szCs w:val="21"/>
        </w:rPr>
      </w:pPr>
      <w:r w:rsidRPr="00AC4C9F">
        <w:rPr>
          <w:rFonts w:ascii="Times New Roman" w:eastAsia="宋体" w:hAnsi="Times New Roman" w:cs="Times New Roman" w:hint="eastAsia"/>
          <w:color w:val="FF0000"/>
          <w:sz w:val="21"/>
          <w:szCs w:val="21"/>
        </w:rPr>
        <w:t>条纹检查</w:t>
      </w:r>
      <w:r w:rsidRPr="00C151DC">
        <w:rPr>
          <w:rFonts w:ascii="Times New Roman" w:eastAsia="宋体" w:hAnsi="Times New Roman" w:cs="Times New Roman" w:hint="eastAsia"/>
          <w:sz w:val="21"/>
          <w:szCs w:val="21"/>
        </w:rPr>
        <w:t>：</w:t>
      </w:r>
      <w:r w:rsidR="00741FE6" w:rsidRPr="00C151DC">
        <w:rPr>
          <w:rFonts w:ascii="Times New Roman" w:eastAsia="宋体" w:hAnsi="Times New Roman" w:cs="Times New Roman"/>
          <w:sz w:val="21"/>
          <w:szCs w:val="21"/>
        </w:rPr>
        <w:t>在时间序列上，连续相同或者是跨越值为零和缺失天数连续相同的值超过</w:t>
      </w:r>
      <w:r w:rsidR="00741FE6" w:rsidRPr="00C151DC">
        <w:rPr>
          <w:rFonts w:ascii="Times New Roman" w:eastAsia="宋体" w:hAnsi="Times New Roman" w:cs="Times New Roman"/>
          <w:sz w:val="21"/>
          <w:szCs w:val="21"/>
        </w:rPr>
        <w:t>20</w:t>
      </w:r>
      <w:r w:rsidR="00741FE6" w:rsidRPr="00C151DC">
        <w:rPr>
          <w:rFonts w:ascii="Times New Roman" w:eastAsia="宋体" w:hAnsi="Times New Roman" w:cs="Times New Roman"/>
          <w:sz w:val="21"/>
          <w:szCs w:val="21"/>
        </w:rPr>
        <w:t>以上被标记</w:t>
      </w:r>
    </w:p>
    <w:p w14:paraId="48005160" w14:textId="263B220B" w:rsidR="00AC71C6" w:rsidRPr="00C151DC" w:rsidRDefault="00AC71C6" w:rsidP="0032523C">
      <w:pPr>
        <w:spacing w:line="360" w:lineRule="auto"/>
        <w:rPr>
          <w:rFonts w:ascii="Times New Roman" w:eastAsia="宋体" w:hAnsi="Times New Roman" w:cs="Times New Roman"/>
          <w:sz w:val="21"/>
          <w:szCs w:val="21"/>
        </w:rPr>
      </w:pPr>
      <w:r w:rsidRPr="00C151DC">
        <w:rPr>
          <w:rFonts w:ascii="Times New Roman" w:eastAsia="宋体" w:hAnsi="Times New Roman" w:cs="Times New Roman" w:hint="eastAsia"/>
          <w:sz w:val="21"/>
          <w:szCs w:val="21"/>
        </w:rPr>
        <w:t>就这个版本的结果来看值都为</w:t>
      </w:r>
      <w:r w:rsidRPr="00C151DC">
        <w:rPr>
          <w:rFonts w:ascii="Times New Roman" w:eastAsia="宋体" w:hAnsi="Times New Roman" w:cs="Times New Roman" w:hint="eastAsia"/>
          <w:sz w:val="21"/>
          <w:szCs w:val="21"/>
        </w:rPr>
        <w:t>0.1</w:t>
      </w:r>
      <w:r w:rsidRPr="00C151DC">
        <w:rPr>
          <w:rFonts w:ascii="Times New Roman" w:eastAsia="宋体" w:hAnsi="Times New Roman" w:cs="Times New Roman" w:hint="eastAsia"/>
          <w:sz w:val="21"/>
          <w:szCs w:val="21"/>
        </w:rPr>
        <w:t>，应该是附近站点存在负值，导致插值结果为</w:t>
      </w:r>
      <w:r w:rsidRPr="00C151DC">
        <w:rPr>
          <w:rFonts w:ascii="Times New Roman" w:eastAsia="宋体" w:hAnsi="Times New Roman" w:cs="Times New Roman" w:hint="eastAsia"/>
          <w:sz w:val="21"/>
          <w:szCs w:val="21"/>
        </w:rPr>
        <w:t>0.1,</w:t>
      </w:r>
      <w:r w:rsidRPr="00C151DC">
        <w:rPr>
          <w:rFonts w:ascii="Times New Roman" w:eastAsia="宋体" w:hAnsi="Times New Roman" w:cs="Times New Roman" w:hint="eastAsia"/>
          <w:sz w:val="21"/>
          <w:szCs w:val="21"/>
        </w:rPr>
        <w:t>因为这个版本就是存在了这个错误要改正</w:t>
      </w:r>
    </w:p>
    <w:p w14:paraId="07249B31" w14:textId="5ACBBF4B" w:rsidR="00741FE6" w:rsidRPr="00741FE6" w:rsidRDefault="00AC71C6" w:rsidP="0032523C">
      <w:pPr>
        <w:spacing w:line="360" w:lineRule="auto"/>
        <w:rPr>
          <w:rFonts w:hint="eastAsia"/>
        </w:rPr>
      </w:pPr>
      <w:r>
        <w:rPr>
          <w:noProof/>
        </w:rPr>
        <w:lastRenderedPageBreak/>
        <w:drawing>
          <wp:inline distT="0" distB="0" distL="0" distR="0" wp14:anchorId="5576749D" wp14:editId="3C64991B">
            <wp:extent cx="1038225" cy="3933825"/>
            <wp:effectExtent l="0" t="0" r="9525" b="9525"/>
            <wp:docPr id="92486225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862252" name=""/>
                    <pic:cNvPicPr/>
                  </pic:nvPicPr>
                  <pic:blipFill>
                    <a:blip r:embed="rId105"/>
                    <a:stretch>
                      <a:fillRect/>
                    </a:stretch>
                  </pic:blipFill>
                  <pic:spPr>
                    <a:xfrm>
                      <a:off x="0" y="0"/>
                      <a:ext cx="1038225" cy="3933825"/>
                    </a:xfrm>
                    <a:prstGeom prst="rect">
                      <a:avLst/>
                    </a:prstGeom>
                  </pic:spPr>
                </pic:pic>
              </a:graphicData>
            </a:graphic>
          </wp:inline>
        </w:drawing>
      </w:r>
    </w:p>
    <w:p w14:paraId="7A7729DF" w14:textId="77777777" w:rsidR="0032523C" w:rsidRPr="00C151DC" w:rsidRDefault="0032523C" w:rsidP="0032523C">
      <w:pPr>
        <w:spacing w:line="360" w:lineRule="auto"/>
        <w:rPr>
          <w:rFonts w:ascii="Times New Roman" w:eastAsia="宋体" w:hAnsi="Times New Roman" w:cs="Times New Roman"/>
          <w:sz w:val="21"/>
          <w:szCs w:val="21"/>
        </w:rPr>
      </w:pPr>
      <w:r w:rsidRPr="00C151DC">
        <w:rPr>
          <w:rFonts w:ascii="Times New Roman" w:eastAsia="宋体" w:hAnsi="Times New Roman" w:cs="Times New Roman" w:hint="eastAsia"/>
          <w:sz w:val="21"/>
          <w:szCs w:val="21"/>
        </w:rPr>
        <w:t>频率检查：</w:t>
      </w:r>
      <w:bookmarkStart w:id="24" w:name="OLE_LINK4"/>
      <w:r w:rsidRPr="00C151DC">
        <w:rPr>
          <w:rFonts w:ascii="Times New Roman" w:eastAsia="宋体" w:hAnsi="Times New Roman" w:cs="Times New Roman"/>
          <w:sz w:val="21"/>
          <w:szCs w:val="21"/>
        </w:rPr>
        <w:t>在时间序列上，不需要连续，但在</w:t>
      </w:r>
      <w:r w:rsidRPr="00C151DC">
        <w:rPr>
          <w:rFonts w:ascii="Times New Roman" w:eastAsia="宋体" w:hAnsi="Times New Roman" w:cs="Times New Roman"/>
          <w:sz w:val="21"/>
          <w:szCs w:val="21"/>
        </w:rPr>
        <w:t>10</w:t>
      </w:r>
      <w:r w:rsidRPr="00C151DC">
        <w:rPr>
          <w:rFonts w:ascii="Times New Roman" w:eastAsia="宋体" w:hAnsi="Times New Roman" w:cs="Times New Roman"/>
          <w:sz w:val="21"/>
          <w:szCs w:val="21"/>
        </w:rPr>
        <w:t>个值中有足够多的相同值（</w:t>
      </w:r>
      <w:r w:rsidRPr="00C151DC">
        <w:rPr>
          <w:rFonts w:ascii="Times New Roman" w:eastAsia="宋体" w:hAnsi="Times New Roman" w:cs="Times New Roman"/>
          <w:sz w:val="21"/>
          <w:szCs w:val="21"/>
        </w:rPr>
        <w:t>9/8/7/5</w:t>
      </w:r>
      <w:r w:rsidRPr="00C151DC">
        <w:rPr>
          <w:rFonts w:ascii="Times New Roman" w:eastAsia="宋体" w:hAnsi="Times New Roman" w:cs="Times New Roman"/>
          <w:sz w:val="21"/>
          <w:szCs w:val="21"/>
        </w:rPr>
        <w:t>个）</w:t>
      </w:r>
      <w:r w:rsidRPr="00C151DC">
        <w:rPr>
          <w:rFonts w:ascii="Times New Roman" w:eastAsia="宋体" w:hAnsi="Times New Roman" w:cs="Times New Roman"/>
          <w:sz w:val="21"/>
          <w:szCs w:val="21"/>
        </w:rPr>
        <w:t>,</w:t>
      </w:r>
      <w:r w:rsidRPr="00C151DC">
        <w:rPr>
          <w:rFonts w:ascii="Times New Roman" w:eastAsia="宋体" w:hAnsi="Times New Roman" w:cs="Times New Roman"/>
          <w:sz w:val="21"/>
          <w:szCs w:val="21"/>
        </w:rPr>
        <w:t>这些值大于</w:t>
      </w:r>
      <w:r w:rsidRPr="00C151DC">
        <w:rPr>
          <w:rFonts w:ascii="Times New Roman" w:eastAsia="宋体" w:hAnsi="Times New Roman" w:cs="Times New Roman"/>
          <w:sz w:val="21"/>
          <w:szCs w:val="21"/>
        </w:rPr>
        <w:t>(30/50/70/90/95)</w:t>
      </w:r>
      <w:r w:rsidRPr="00C151DC">
        <w:rPr>
          <w:rFonts w:ascii="Times New Roman" w:eastAsia="宋体" w:hAnsi="Times New Roman" w:cs="Times New Roman"/>
          <w:sz w:val="21"/>
          <w:szCs w:val="21"/>
        </w:rPr>
        <w:t>的百分位数</w:t>
      </w:r>
      <w:r w:rsidRPr="00C151DC">
        <w:rPr>
          <w:rFonts w:ascii="Times New Roman" w:eastAsia="宋体" w:hAnsi="Times New Roman" w:cs="Times New Roman"/>
          <w:sz w:val="21"/>
          <w:szCs w:val="21"/>
        </w:rPr>
        <w:t>(29</w:t>
      </w:r>
      <w:r w:rsidRPr="00C151DC">
        <w:rPr>
          <w:rFonts w:ascii="Times New Roman" w:eastAsia="宋体" w:hAnsi="Times New Roman" w:cs="Times New Roman"/>
          <w:sz w:val="21"/>
          <w:szCs w:val="21"/>
        </w:rPr>
        <w:t>天窗口内的</w:t>
      </w:r>
      <w:r w:rsidRPr="00C151DC">
        <w:rPr>
          <w:rFonts w:ascii="Times New Roman" w:eastAsia="宋体" w:hAnsi="Times New Roman" w:cs="Times New Roman"/>
          <w:sz w:val="21"/>
          <w:szCs w:val="21"/>
        </w:rPr>
        <w:t>)</w:t>
      </w:r>
      <w:r w:rsidRPr="00C151DC">
        <w:rPr>
          <w:rFonts w:ascii="Times New Roman" w:eastAsia="宋体" w:hAnsi="Times New Roman" w:cs="Times New Roman"/>
          <w:sz w:val="21"/>
          <w:szCs w:val="21"/>
        </w:rPr>
        <w:t>被标记</w:t>
      </w:r>
      <w:bookmarkEnd w:id="24"/>
    </w:p>
    <w:p w14:paraId="1EFC5A11" w14:textId="17AA537F" w:rsidR="00885D56" w:rsidRPr="00C151DC" w:rsidRDefault="00885D56" w:rsidP="0032523C">
      <w:pPr>
        <w:spacing w:line="360" w:lineRule="auto"/>
        <w:rPr>
          <w:rFonts w:ascii="Times New Roman" w:eastAsia="宋体" w:hAnsi="Times New Roman" w:cs="Times New Roman"/>
          <w:sz w:val="21"/>
          <w:szCs w:val="21"/>
        </w:rPr>
      </w:pPr>
      <w:r w:rsidRPr="00C151DC">
        <w:rPr>
          <w:rFonts w:ascii="Times New Roman" w:eastAsia="宋体" w:hAnsi="Times New Roman" w:cs="Times New Roman" w:hint="eastAsia"/>
          <w:sz w:val="21"/>
          <w:szCs w:val="21"/>
        </w:rPr>
        <w:t>这个频率检查也是上面那个原因</w:t>
      </w:r>
    </w:p>
    <w:p w14:paraId="09015293" w14:textId="2459A337" w:rsidR="0032523C" w:rsidRPr="00C151DC" w:rsidRDefault="0032523C" w:rsidP="0032523C">
      <w:pPr>
        <w:spacing w:line="360" w:lineRule="auto"/>
        <w:rPr>
          <w:rFonts w:ascii="Times New Roman" w:eastAsia="宋体" w:hAnsi="Times New Roman" w:cs="Times New Roman"/>
          <w:sz w:val="21"/>
          <w:szCs w:val="21"/>
        </w:rPr>
      </w:pPr>
      <w:r w:rsidRPr="0066078E">
        <w:rPr>
          <w:rFonts w:ascii="Times New Roman" w:eastAsia="宋体" w:hAnsi="Times New Roman" w:cs="Times New Roman" w:hint="eastAsia"/>
          <w:color w:val="FF0000"/>
          <w:sz w:val="21"/>
          <w:szCs w:val="21"/>
        </w:rPr>
        <w:t>间隙检查</w:t>
      </w:r>
      <w:r w:rsidRPr="00C151DC">
        <w:rPr>
          <w:rFonts w:ascii="Times New Roman" w:eastAsia="宋体" w:hAnsi="Times New Roman" w:cs="Times New Roman" w:hint="eastAsia"/>
          <w:sz w:val="21"/>
          <w:szCs w:val="21"/>
        </w:rPr>
        <w:t>：</w:t>
      </w:r>
      <w:bookmarkStart w:id="25" w:name="_Hlk183785413"/>
      <w:r w:rsidRPr="00C151DC">
        <w:rPr>
          <w:rFonts w:ascii="Times New Roman" w:eastAsia="宋体" w:hAnsi="Times New Roman" w:cs="Times New Roman"/>
          <w:sz w:val="21"/>
          <w:szCs w:val="21"/>
        </w:rPr>
        <w:t>在时间序列的每个月份上，值从小到大排序，相邻两个值的差大于</w:t>
      </w:r>
      <w:r w:rsidRPr="00C151DC">
        <w:rPr>
          <w:rFonts w:ascii="Times New Roman" w:eastAsia="宋体" w:hAnsi="Times New Roman" w:cs="Times New Roman"/>
          <w:sz w:val="21"/>
          <w:szCs w:val="21"/>
        </w:rPr>
        <w:t>300mm,</w:t>
      </w:r>
      <w:r w:rsidRPr="00C151DC">
        <w:rPr>
          <w:rFonts w:ascii="Times New Roman" w:eastAsia="宋体" w:hAnsi="Times New Roman" w:cs="Times New Roman"/>
          <w:sz w:val="21"/>
          <w:szCs w:val="21"/>
        </w:rPr>
        <w:t>这个值以及后面的值都被标记</w:t>
      </w:r>
      <w:bookmarkEnd w:id="25"/>
      <w:r w:rsidR="00DE2E7A">
        <w:rPr>
          <w:rFonts w:ascii="Times New Roman" w:eastAsia="宋体" w:hAnsi="Times New Roman" w:cs="Times New Roman"/>
          <w:noProof/>
          <w:sz w:val="21"/>
          <w:szCs w:val="21"/>
        </w:rPr>
        <w:drawing>
          <wp:inline distT="0" distB="0" distL="0" distR="0" wp14:anchorId="05048F73" wp14:editId="0F49DEC4">
            <wp:extent cx="4778734" cy="2865857"/>
            <wp:effectExtent l="0" t="0" r="3175" b="0"/>
            <wp:docPr id="84044765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106" cstate="print">
                      <a:extLst>
                        <a:ext uri="{28A0092B-C50C-407E-A947-70E740481C1C}">
                          <a14:useLocalDpi xmlns:a14="http://schemas.microsoft.com/office/drawing/2010/main" val="0"/>
                        </a:ext>
                      </a:extLst>
                    </a:blip>
                    <a:srcRect/>
                    <a:stretch>
                      <a:fillRect/>
                    </a:stretch>
                  </pic:blipFill>
                  <pic:spPr bwMode="auto">
                    <a:xfrm>
                      <a:off x="0" y="0"/>
                      <a:ext cx="4787939" cy="2871377"/>
                    </a:xfrm>
                    <a:prstGeom prst="rect">
                      <a:avLst/>
                    </a:prstGeom>
                    <a:noFill/>
                    <a:ln>
                      <a:noFill/>
                    </a:ln>
                  </pic:spPr>
                </pic:pic>
              </a:graphicData>
            </a:graphic>
          </wp:inline>
        </w:drawing>
      </w:r>
    </w:p>
    <w:p w14:paraId="5303E60A" w14:textId="15F59D4E" w:rsidR="0032523C" w:rsidRPr="0066078E" w:rsidRDefault="0032523C" w:rsidP="0032523C">
      <w:pPr>
        <w:spacing w:line="360" w:lineRule="auto"/>
        <w:rPr>
          <w:rFonts w:ascii="Times New Roman" w:eastAsia="宋体" w:hAnsi="Times New Roman" w:cs="Times New Roman"/>
          <w:sz w:val="21"/>
          <w:szCs w:val="21"/>
        </w:rPr>
      </w:pPr>
      <w:r w:rsidRPr="00AC4C9F">
        <w:rPr>
          <w:rFonts w:ascii="Times New Roman" w:eastAsia="宋体" w:hAnsi="Times New Roman" w:cs="Times New Roman" w:hint="eastAsia"/>
          <w:color w:val="FF0000"/>
          <w:sz w:val="21"/>
          <w:szCs w:val="21"/>
        </w:rPr>
        <w:lastRenderedPageBreak/>
        <w:t>气候异常值检查</w:t>
      </w:r>
      <w:r w:rsidRPr="00C151DC">
        <w:rPr>
          <w:rFonts w:ascii="Times New Roman" w:eastAsia="宋体" w:hAnsi="Times New Roman" w:cs="Times New Roman" w:hint="eastAsia"/>
          <w:sz w:val="21"/>
          <w:szCs w:val="21"/>
        </w:rPr>
        <w:t>：</w:t>
      </w:r>
      <w:bookmarkStart w:id="26" w:name="_Hlk183785904"/>
      <w:r w:rsidRPr="00C151DC">
        <w:rPr>
          <w:rFonts w:ascii="Times New Roman" w:eastAsia="宋体" w:hAnsi="Times New Roman" w:cs="Times New Roman"/>
          <w:sz w:val="21"/>
          <w:szCs w:val="21"/>
        </w:rPr>
        <w:t>在时间序列上，根据气温和第</w:t>
      </w:r>
      <w:r w:rsidRPr="00C151DC">
        <w:rPr>
          <w:rFonts w:ascii="Times New Roman" w:eastAsia="宋体" w:hAnsi="Times New Roman" w:cs="Times New Roman"/>
          <w:sz w:val="21"/>
          <w:szCs w:val="21"/>
        </w:rPr>
        <w:t>95</w:t>
      </w:r>
      <w:r w:rsidRPr="00C151DC">
        <w:rPr>
          <w:rFonts w:ascii="Times New Roman" w:eastAsia="宋体" w:hAnsi="Times New Roman" w:cs="Times New Roman"/>
          <w:sz w:val="21"/>
          <w:szCs w:val="21"/>
        </w:rPr>
        <w:t>百分位数</w:t>
      </w:r>
      <w:r w:rsidRPr="00C151DC">
        <w:rPr>
          <w:rFonts w:ascii="Times New Roman" w:eastAsia="宋体" w:hAnsi="Times New Roman" w:cs="Times New Roman"/>
          <w:sz w:val="21"/>
          <w:szCs w:val="21"/>
        </w:rPr>
        <w:t>(29</w:t>
      </w:r>
      <w:r w:rsidRPr="00C151DC">
        <w:rPr>
          <w:rFonts w:ascii="Times New Roman" w:eastAsia="宋体" w:hAnsi="Times New Roman" w:cs="Times New Roman"/>
          <w:sz w:val="21"/>
          <w:szCs w:val="21"/>
        </w:rPr>
        <w:t>天窗口</w:t>
      </w:r>
      <w:r w:rsidRPr="00C151DC">
        <w:rPr>
          <w:rFonts w:ascii="Times New Roman" w:eastAsia="宋体" w:hAnsi="Times New Roman" w:cs="Times New Roman"/>
          <w:sz w:val="21"/>
          <w:szCs w:val="21"/>
        </w:rPr>
        <w:t>)</w:t>
      </w:r>
      <w:r w:rsidRPr="00C151DC">
        <w:rPr>
          <w:rFonts w:ascii="Times New Roman" w:eastAsia="宋体" w:hAnsi="Times New Roman" w:cs="Times New Roman"/>
          <w:sz w:val="21"/>
          <w:szCs w:val="21"/>
        </w:rPr>
        <w:t>的公式设置降水阈值，大于这个阈值就要被标记</w:t>
      </w:r>
      <w:r w:rsidR="006A1293">
        <w:rPr>
          <w:rFonts w:ascii="Times New Roman" w:eastAsia="宋体" w:hAnsi="Times New Roman" w:cs="Times New Roman" w:hint="eastAsia"/>
          <w:sz w:val="21"/>
          <w:szCs w:val="21"/>
        </w:rPr>
        <w:t>（说明为什么要这样。）</w:t>
      </w:r>
      <w:bookmarkEnd w:id="26"/>
      <w:r w:rsidR="00DE2E7A">
        <w:rPr>
          <w:rFonts w:ascii="Times New Roman" w:eastAsia="宋体" w:hAnsi="Times New Roman" w:cs="Times New Roman"/>
          <w:noProof/>
          <w:sz w:val="21"/>
          <w:szCs w:val="21"/>
        </w:rPr>
        <w:drawing>
          <wp:inline distT="0" distB="0" distL="0" distR="0" wp14:anchorId="57D0D6C9" wp14:editId="76AE1433">
            <wp:extent cx="5263515" cy="3156585"/>
            <wp:effectExtent l="0" t="0" r="0" b="5715"/>
            <wp:docPr id="71550136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07" cstate="print">
                      <a:extLst>
                        <a:ext uri="{28A0092B-C50C-407E-A947-70E740481C1C}">
                          <a14:useLocalDpi xmlns:a14="http://schemas.microsoft.com/office/drawing/2010/main" val="0"/>
                        </a:ext>
                      </a:extLst>
                    </a:blip>
                    <a:srcRect/>
                    <a:stretch>
                      <a:fillRect/>
                    </a:stretch>
                  </pic:blipFill>
                  <pic:spPr bwMode="auto">
                    <a:xfrm>
                      <a:off x="0" y="0"/>
                      <a:ext cx="5263515" cy="3156585"/>
                    </a:xfrm>
                    <a:prstGeom prst="rect">
                      <a:avLst/>
                    </a:prstGeom>
                    <a:noFill/>
                    <a:ln>
                      <a:noFill/>
                    </a:ln>
                  </pic:spPr>
                </pic:pic>
              </a:graphicData>
            </a:graphic>
          </wp:inline>
        </w:drawing>
      </w:r>
    </w:p>
    <w:p w14:paraId="089CB154" w14:textId="77777777" w:rsidR="0093026F" w:rsidRPr="0093026F" w:rsidRDefault="0032523C" w:rsidP="0093026F">
      <w:pPr>
        <w:spacing w:line="360" w:lineRule="auto"/>
        <w:rPr>
          <w:rFonts w:ascii="Times New Roman" w:eastAsia="宋体" w:hAnsi="Times New Roman" w:cs="Times New Roman"/>
          <w:b/>
          <w:bCs/>
          <w:sz w:val="21"/>
          <w:szCs w:val="21"/>
        </w:rPr>
      </w:pPr>
      <w:r w:rsidRPr="0093026F">
        <w:rPr>
          <w:rFonts w:ascii="Times New Roman" w:eastAsia="宋体" w:hAnsi="Times New Roman" w:cs="Times New Roman" w:hint="eastAsia"/>
          <w:b/>
          <w:bCs/>
          <w:sz w:val="21"/>
          <w:szCs w:val="21"/>
        </w:rPr>
        <w:t>空间一致性检查：</w:t>
      </w:r>
    </w:p>
    <w:p w14:paraId="2C341143" w14:textId="782A44C2" w:rsidR="0032523C" w:rsidRDefault="0093026F" w:rsidP="0093026F">
      <w:pPr>
        <w:spacing w:line="360" w:lineRule="auto"/>
        <w:jc w:val="center"/>
        <w:rPr>
          <w:rFonts w:ascii="Times New Roman" w:eastAsia="宋体" w:hAnsi="Times New Roman" w:cs="Times New Roman"/>
          <w:sz w:val="21"/>
          <w:szCs w:val="21"/>
        </w:rPr>
      </w:pPr>
      <w:r>
        <w:rPr>
          <w:rFonts w:ascii="Times New Roman" w:eastAsia="宋体" w:hAnsi="Times New Roman" w:cs="Times New Roman" w:hint="eastAsia"/>
          <w:noProof/>
          <w:sz w:val="21"/>
          <w:szCs w:val="21"/>
        </w:rPr>
        <w:drawing>
          <wp:inline distT="0" distB="0" distL="0" distR="0" wp14:anchorId="343F9944" wp14:editId="05EA6F39">
            <wp:extent cx="2966484" cy="4449905"/>
            <wp:effectExtent l="0" t="0" r="5715" b="8255"/>
            <wp:docPr id="73049629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8" cstate="print">
                      <a:extLst>
                        <a:ext uri="{28A0092B-C50C-407E-A947-70E740481C1C}">
                          <a14:useLocalDpi xmlns:a14="http://schemas.microsoft.com/office/drawing/2010/main" val="0"/>
                        </a:ext>
                      </a:extLst>
                    </a:blip>
                    <a:srcRect/>
                    <a:stretch>
                      <a:fillRect/>
                    </a:stretch>
                  </pic:blipFill>
                  <pic:spPr bwMode="auto">
                    <a:xfrm>
                      <a:off x="0" y="0"/>
                      <a:ext cx="2977373" cy="4466240"/>
                    </a:xfrm>
                    <a:prstGeom prst="rect">
                      <a:avLst/>
                    </a:prstGeom>
                    <a:noFill/>
                    <a:ln>
                      <a:noFill/>
                    </a:ln>
                  </pic:spPr>
                </pic:pic>
              </a:graphicData>
            </a:graphic>
          </wp:inline>
        </w:drawing>
      </w:r>
    </w:p>
    <w:p w14:paraId="27C18C5F" w14:textId="77777777" w:rsidR="00B9082E" w:rsidRPr="00B9082E" w:rsidRDefault="00B9082E" w:rsidP="00B9082E">
      <w:pPr>
        <w:spacing w:line="360" w:lineRule="auto"/>
        <w:rPr>
          <w:rFonts w:ascii="Times New Roman" w:eastAsia="宋体" w:hAnsi="Times New Roman" w:cs="Times New Roman"/>
          <w:sz w:val="21"/>
          <w:szCs w:val="21"/>
        </w:rPr>
      </w:pPr>
      <w:bookmarkStart w:id="27" w:name="_Hlk183788277"/>
      <w:r w:rsidRPr="00B9082E">
        <w:rPr>
          <w:rFonts w:ascii="Times New Roman" w:eastAsia="宋体" w:hAnsi="Times New Roman" w:cs="Times New Roman"/>
          <w:sz w:val="21"/>
          <w:szCs w:val="21"/>
        </w:rPr>
        <w:lastRenderedPageBreak/>
        <w:t>当前站点日期降水数据和邻近站点</w:t>
      </w:r>
      <w:r w:rsidRPr="00B9082E">
        <w:rPr>
          <w:rFonts w:ascii="Times New Roman" w:eastAsia="宋体" w:hAnsi="Times New Roman" w:cs="Times New Roman"/>
          <w:sz w:val="21"/>
          <w:szCs w:val="21"/>
        </w:rPr>
        <w:t>3</w:t>
      </w:r>
      <w:r w:rsidRPr="00B9082E">
        <w:rPr>
          <w:rFonts w:ascii="Times New Roman" w:eastAsia="宋体" w:hAnsi="Times New Roman" w:cs="Times New Roman"/>
          <w:sz w:val="21"/>
          <w:szCs w:val="21"/>
        </w:rPr>
        <w:t>天的历史降水数据对比，根据绝对差值和阈值大小进行判断，并根据当前站点日期降水数据在历史降水数据的百分位数和邻近站点</w:t>
      </w:r>
      <w:r w:rsidRPr="00B9082E">
        <w:rPr>
          <w:rFonts w:ascii="Times New Roman" w:eastAsia="宋体" w:hAnsi="Times New Roman" w:cs="Times New Roman"/>
          <w:sz w:val="21"/>
          <w:szCs w:val="21"/>
        </w:rPr>
        <w:t>3</w:t>
      </w:r>
      <w:r w:rsidRPr="00B9082E">
        <w:rPr>
          <w:rFonts w:ascii="Times New Roman" w:eastAsia="宋体" w:hAnsi="Times New Roman" w:cs="Times New Roman"/>
          <w:sz w:val="21"/>
          <w:szCs w:val="21"/>
        </w:rPr>
        <w:t>天在历史数据中的百分位数进行阈值的动态调整</w:t>
      </w:r>
    </w:p>
    <w:bookmarkEnd w:id="27"/>
    <w:p w14:paraId="67CAE12D" w14:textId="77777777" w:rsidR="00B9082E" w:rsidRPr="00B9082E" w:rsidRDefault="00B9082E" w:rsidP="005248AF">
      <w:pPr>
        <w:spacing w:line="360" w:lineRule="auto"/>
        <w:rPr>
          <w:rFonts w:ascii="Times New Roman" w:eastAsia="宋体" w:hAnsi="Times New Roman" w:cs="Times New Roman"/>
          <w:sz w:val="21"/>
          <w:szCs w:val="21"/>
        </w:rPr>
      </w:pPr>
    </w:p>
    <w:p w14:paraId="507DDE10" w14:textId="04C1D290" w:rsidR="00A732EA" w:rsidRPr="000C0FD8" w:rsidRDefault="00CB11F1" w:rsidP="005248AF">
      <w:pPr>
        <w:pStyle w:val="1"/>
        <w:spacing w:line="360" w:lineRule="auto"/>
        <w:rPr>
          <w:rFonts w:ascii="宋体" w:eastAsia="宋体" w:hAnsi="宋体" w:cs="Times New Roman" w:hint="eastAsia"/>
          <w:sz w:val="28"/>
          <w:szCs w:val="28"/>
        </w:rPr>
      </w:pPr>
      <w:r>
        <w:rPr>
          <w:rFonts w:ascii="宋体" w:eastAsia="宋体" w:hAnsi="宋体" w:cs="Times New Roman" w:hint="eastAsia"/>
          <w:sz w:val="28"/>
          <w:szCs w:val="28"/>
        </w:rPr>
        <w:t>4</w:t>
      </w:r>
      <w:r w:rsidR="005F78CC" w:rsidRPr="00D32178">
        <w:rPr>
          <w:rFonts w:ascii="宋体" w:eastAsia="宋体" w:hAnsi="宋体" w:cs="Times New Roman"/>
          <w:sz w:val="28"/>
          <w:szCs w:val="28"/>
        </w:rPr>
        <w:t xml:space="preserve"> </w:t>
      </w:r>
      <w:r w:rsidR="005F78CC">
        <w:rPr>
          <w:rFonts w:ascii="宋体" w:eastAsia="宋体" w:hAnsi="宋体" w:cs="Times New Roman" w:hint="eastAsia"/>
          <w:sz w:val="28"/>
          <w:szCs w:val="28"/>
        </w:rPr>
        <w:t>结论</w:t>
      </w:r>
    </w:p>
    <w:p w14:paraId="5A5D399F" w14:textId="389BE991" w:rsidR="003B0C48" w:rsidRDefault="003B0C48" w:rsidP="003B0C48">
      <w:pPr>
        <w:spacing w:after="0" w:line="240" w:lineRule="auto"/>
        <w:rPr>
          <w:rFonts w:ascii="宋体" w:eastAsia="宋体" w:hAnsi="宋体" w:cs="Times New Roman" w:hint="eastAsia"/>
          <w:b/>
          <w:color w:val="000000"/>
          <w:sz w:val="32"/>
          <w:szCs w:val="21"/>
          <w:u w:color="000000"/>
        </w:rPr>
      </w:pPr>
      <w:r>
        <w:rPr>
          <w:rFonts w:ascii="Times New Roman" w:eastAsia="宋体" w:hAnsi="Times New Roman" w:cs="Times New Roman"/>
          <w:color w:val="000000"/>
          <w:sz w:val="21"/>
          <w:szCs w:val="21"/>
          <w:u w:color="000000"/>
        </w:rPr>
        <w:fldChar w:fldCharType="begin"/>
      </w:r>
      <w:r>
        <w:rPr>
          <w:rFonts w:ascii="Times New Roman" w:eastAsia="宋体" w:hAnsi="Times New Roman" w:cs="Times New Roman"/>
          <w:color w:val="000000"/>
          <w:sz w:val="21"/>
          <w:szCs w:val="21"/>
          <w:u w:color="000000"/>
        </w:rPr>
        <w:instrText>ADDIN CNKISM.LBib</w:instrText>
      </w:r>
      <w:r>
        <w:rPr>
          <w:rFonts w:ascii="Times New Roman" w:eastAsia="宋体" w:hAnsi="Times New Roman" w:cs="Times New Roman"/>
          <w:color w:val="000000"/>
          <w:sz w:val="21"/>
          <w:szCs w:val="21"/>
          <w:u w:color="000000"/>
        </w:rPr>
        <w:fldChar w:fldCharType="separate"/>
      </w:r>
      <w:r>
        <w:rPr>
          <w:rFonts w:ascii="宋体" w:eastAsia="宋体" w:hAnsi="宋体" w:cs="Times New Roman" w:hint="eastAsia"/>
          <w:b/>
          <w:color w:val="000000"/>
          <w:sz w:val="32"/>
          <w:szCs w:val="21"/>
          <w:u w:color="000000"/>
        </w:rPr>
        <w:t>参考文献</w:t>
      </w:r>
    </w:p>
    <w:p w14:paraId="45785F87" w14:textId="77777777" w:rsidR="003B0C48" w:rsidRDefault="003B0C48" w:rsidP="003B0C48">
      <w:pPr>
        <w:widowControl/>
        <w:spacing w:after="0" w:line="240" w:lineRule="auto"/>
        <w:jc w:val="both"/>
        <w:rPr>
          <w:rFonts w:hint="eastAsia"/>
          <w:kern w:val="0"/>
          <w:sz w:val="24"/>
          <w14:ligatures w14:val="none"/>
        </w:rPr>
      </w:pPr>
      <w:bookmarkStart w:id="28" w:name="_CNKID1810E4BF21D62742F1B834B8909A023"/>
      <w:r>
        <w:rPr>
          <w:rFonts w:hint="eastAsia"/>
          <w:sz w:val="21"/>
          <w:szCs w:val="21"/>
        </w:rPr>
        <w:t>[1]欧桂良,何玉林,张曼静,等. 风险最小化加权朴素贝叶斯分类器[J]. 计算机科学, null: null.</w:t>
      </w:r>
    </w:p>
    <w:p w14:paraId="35F5A4EC" w14:textId="77777777" w:rsidR="003B0C48" w:rsidRDefault="003B0C48" w:rsidP="003B0C48">
      <w:pPr>
        <w:widowControl/>
        <w:spacing w:after="0" w:line="240" w:lineRule="auto"/>
        <w:jc w:val="both"/>
        <w:rPr>
          <w:rFonts w:hint="eastAsia"/>
          <w:kern w:val="0"/>
          <w:sz w:val="24"/>
          <w14:ligatures w14:val="none"/>
        </w:rPr>
      </w:pPr>
      <w:bookmarkStart w:id="29" w:name="_CNKIB5A0F0B4759A07A040BB0E01F0C31ED2"/>
      <w:bookmarkEnd w:id="28"/>
      <w:r>
        <w:rPr>
          <w:rFonts w:hint="eastAsia"/>
          <w:sz w:val="21"/>
          <w:szCs w:val="21"/>
        </w:rPr>
        <w:t>[2]池亚飞,张称意,梁存柱,等. 1961—2010年中国东部林区降水的完整日值序列建立与变化特征[J]. 应用生态学报, 2013, (04): 1047-1054.</w:t>
      </w:r>
    </w:p>
    <w:p w14:paraId="2BC4B446" w14:textId="77777777" w:rsidR="003B0C48" w:rsidRDefault="003B0C48" w:rsidP="003B0C48">
      <w:pPr>
        <w:widowControl/>
        <w:spacing w:after="0" w:line="240" w:lineRule="auto"/>
        <w:jc w:val="both"/>
        <w:rPr>
          <w:rFonts w:hint="eastAsia"/>
          <w:kern w:val="0"/>
          <w:sz w:val="24"/>
          <w14:ligatures w14:val="none"/>
        </w:rPr>
      </w:pPr>
      <w:bookmarkStart w:id="30" w:name="_CNKIF154EFCA86295742121DA6A759939487"/>
      <w:bookmarkEnd w:id="29"/>
      <w:r>
        <w:rPr>
          <w:rFonts w:hint="eastAsia"/>
          <w:sz w:val="21"/>
          <w:szCs w:val="21"/>
        </w:rPr>
        <w:t>[3]张北赢,徐学选,刘文兆,等. 黄土丘陵沟壑区不同降水年型下土壤水分动态[J]. 应用生态学报, 2008, (06): 1234-1240.</w:t>
      </w:r>
    </w:p>
    <w:bookmarkEnd w:id="30"/>
    <w:p w14:paraId="2E472789" w14:textId="3444A04C" w:rsidR="003B0C48" w:rsidRPr="003B0C48" w:rsidRDefault="003B0C48" w:rsidP="003B0C48">
      <w:pPr>
        <w:spacing w:after="0" w:line="240" w:lineRule="auto"/>
        <w:rPr>
          <w:rFonts w:ascii="Times New Roman" w:eastAsia="宋体" w:hAnsi="Times New Roman" w:cs="Times New Roman"/>
          <w:color w:val="000000"/>
          <w:sz w:val="21"/>
          <w:szCs w:val="21"/>
          <w:u w:color="000000"/>
        </w:rPr>
      </w:pPr>
      <w:r>
        <w:rPr>
          <w:rFonts w:ascii="Times New Roman" w:eastAsia="宋体" w:hAnsi="Times New Roman" w:cs="Times New Roman"/>
          <w:color w:val="000000"/>
          <w:sz w:val="21"/>
          <w:szCs w:val="21"/>
          <w:u w:color="000000"/>
        </w:rPr>
        <w:fldChar w:fldCharType="end"/>
      </w:r>
    </w:p>
    <w:sectPr w:rsidR="003B0C48" w:rsidRPr="003B0C4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0287F9" w14:textId="77777777" w:rsidR="002D1AEB" w:rsidRDefault="002D1AEB" w:rsidP="005F70ED">
      <w:pPr>
        <w:spacing w:after="0" w:line="240" w:lineRule="auto"/>
        <w:rPr>
          <w:rFonts w:hint="eastAsia"/>
        </w:rPr>
      </w:pPr>
      <w:r>
        <w:separator/>
      </w:r>
    </w:p>
  </w:endnote>
  <w:endnote w:type="continuationSeparator" w:id="0">
    <w:p w14:paraId="57A2B66D" w14:textId="77777777" w:rsidR="002D1AEB" w:rsidRDefault="002D1AEB" w:rsidP="005F70ED">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2C9894" w14:textId="77777777" w:rsidR="002D1AEB" w:rsidRDefault="002D1AEB" w:rsidP="005F70ED">
      <w:pPr>
        <w:spacing w:after="0" w:line="240" w:lineRule="auto"/>
        <w:rPr>
          <w:rFonts w:hint="eastAsia"/>
        </w:rPr>
      </w:pPr>
      <w:r>
        <w:separator/>
      </w:r>
    </w:p>
  </w:footnote>
  <w:footnote w:type="continuationSeparator" w:id="0">
    <w:p w14:paraId="3C254C52" w14:textId="77777777" w:rsidR="002D1AEB" w:rsidRDefault="002D1AEB" w:rsidP="005F70ED">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04AA4"/>
    <w:multiLevelType w:val="hybridMultilevel"/>
    <w:tmpl w:val="0F8A6E18"/>
    <w:lvl w:ilvl="0" w:tplc="F008FD10">
      <w:start w:val="1"/>
      <w:numFmt w:val="decimal"/>
      <w:lvlText w:val="%1）"/>
      <w:lvlJc w:val="left"/>
      <w:pPr>
        <w:ind w:left="465" w:hanging="360"/>
      </w:pPr>
      <w:rPr>
        <w:rFonts w:hint="default"/>
      </w:rPr>
    </w:lvl>
    <w:lvl w:ilvl="1" w:tplc="04090019" w:tentative="1">
      <w:start w:val="1"/>
      <w:numFmt w:val="lowerLetter"/>
      <w:lvlText w:val="%2)"/>
      <w:lvlJc w:val="left"/>
      <w:pPr>
        <w:ind w:left="985" w:hanging="440"/>
      </w:pPr>
    </w:lvl>
    <w:lvl w:ilvl="2" w:tplc="0409001B" w:tentative="1">
      <w:start w:val="1"/>
      <w:numFmt w:val="lowerRoman"/>
      <w:lvlText w:val="%3."/>
      <w:lvlJc w:val="right"/>
      <w:pPr>
        <w:ind w:left="1425" w:hanging="440"/>
      </w:pPr>
    </w:lvl>
    <w:lvl w:ilvl="3" w:tplc="0409000F" w:tentative="1">
      <w:start w:val="1"/>
      <w:numFmt w:val="decimal"/>
      <w:lvlText w:val="%4."/>
      <w:lvlJc w:val="left"/>
      <w:pPr>
        <w:ind w:left="1865" w:hanging="440"/>
      </w:pPr>
    </w:lvl>
    <w:lvl w:ilvl="4" w:tplc="04090019" w:tentative="1">
      <w:start w:val="1"/>
      <w:numFmt w:val="lowerLetter"/>
      <w:lvlText w:val="%5)"/>
      <w:lvlJc w:val="left"/>
      <w:pPr>
        <w:ind w:left="2305" w:hanging="440"/>
      </w:pPr>
    </w:lvl>
    <w:lvl w:ilvl="5" w:tplc="0409001B" w:tentative="1">
      <w:start w:val="1"/>
      <w:numFmt w:val="lowerRoman"/>
      <w:lvlText w:val="%6."/>
      <w:lvlJc w:val="right"/>
      <w:pPr>
        <w:ind w:left="2745" w:hanging="440"/>
      </w:pPr>
    </w:lvl>
    <w:lvl w:ilvl="6" w:tplc="0409000F" w:tentative="1">
      <w:start w:val="1"/>
      <w:numFmt w:val="decimal"/>
      <w:lvlText w:val="%7."/>
      <w:lvlJc w:val="left"/>
      <w:pPr>
        <w:ind w:left="3185" w:hanging="440"/>
      </w:pPr>
    </w:lvl>
    <w:lvl w:ilvl="7" w:tplc="04090019" w:tentative="1">
      <w:start w:val="1"/>
      <w:numFmt w:val="lowerLetter"/>
      <w:lvlText w:val="%8)"/>
      <w:lvlJc w:val="left"/>
      <w:pPr>
        <w:ind w:left="3625" w:hanging="440"/>
      </w:pPr>
    </w:lvl>
    <w:lvl w:ilvl="8" w:tplc="0409001B" w:tentative="1">
      <w:start w:val="1"/>
      <w:numFmt w:val="lowerRoman"/>
      <w:lvlText w:val="%9."/>
      <w:lvlJc w:val="right"/>
      <w:pPr>
        <w:ind w:left="4065" w:hanging="440"/>
      </w:pPr>
    </w:lvl>
  </w:abstractNum>
  <w:abstractNum w:abstractNumId="1" w15:restartNumberingAfterBreak="0">
    <w:nsid w:val="34EA2F6F"/>
    <w:multiLevelType w:val="hybridMultilevel"/>
    <w:tmpl w:val="57DE4AE8"/>
    <w:lvl w:ilvl="0" w:tplc="E03C0D1C">
      <w:numFmt w:val="bullet"/>
      <w:lvlText w:val=""/>
      <w:lvlJc w:val="left"/>
      <w:pPr>
        <w:ind w:left="360" w:hanging="360"/>
      </w:pPr>
      <w:rPr>
        <w:rFonts w:ascii="Wingdings" w:eastAsia="宋体" w:hAnsi="Wingdings" w:cs="Times New Roman"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2" w15:restartNumberingAfterBreak="0">
    <w:nsid w:val="5D0E2C97"/>
    <w:multiLevelType w:val="hybridMultilevel"/>
    <w:tmpl w:val="CF5E0A12"/>
    <w:lvl w:ilvl="0" w:tplc="66009814">
      <w:start w:val="1"/>
      <w:numFmt w:val="decimal"/>
      <w:lvlText w:val="%1）"/>
      <w:lvlJc w:val="left"/>
      <w:pPr>
        <w:ind w:left="570" w:hanging="360"/>
      </w:pPr>
      <w:rPr>
        <w:rFonts w:hint="default"/>
      </w:rPr>
    </w:lvl>
    <w:lvl w:ilvl="1" w:tplc="04090019" w:tentative="1">
      <w:start w:val="1"/>
      <w:numFmt w:val="lowerLetter"/>
      <w:lvlText w:val="%2)"/>
      <w:lvlJc w:val="left"/>
      <w:pPr>
        <w:ind w:left="1090" w:hanging="440"/>
      </w:pPr>
    </w:lvl>
    <w:lvl w:ilvl="2" w:tplc="0409001B" w:tentative="1">
      <w:start w:val="1"/>
      <w:numFmt w:val="lowerRoman"/>
      <w:lvlText w:val="%3."/>
      <w:lvlJc w:val="right"/>
      <w:pPr>
        <w:ind w:left="1530" w:hanging="440"/>
      </w:pPr>
    </w:lvl>
    <w:lvl w:ilvl="3" w:tplc="0409000F" w:tentative="1">
      <w:start w:val="1"/>
      <w:numFmt w:val="decimal"/>
      <w:lvlText w:val="%4."/>
      <w:lvlJc w:val="left"/>
      <w:pPr>
        <w:ind w:left="1970" w:hanging="440"/>
      </w:pPr>
    </w:lvl>
    <w:lvl w:ilvl="4" w:tplc="04090019" w:tentative="1">
      <w:start w:val="1"/>
      <w:numFmt w:val="lowerLetter"/>
      <w:lvlText w:val="%5)"/>
      <w:lvlJc w:val="left"/>
      <w:pPr>
        <w:ind w:left="2410" w:hanging="440"/>
      </w:pPr>
    </w:lvl>
    <w:lvl w:ilvl="5" w:tplc="0409001B" w:tentative="1">
      <w:start w:val="1"/>
      <w:numFmt w:val="lowerRoman"/>
      <w:lvlText w:val="%6."/>
      <w:lvlJc w:val="right"/>
      <w:pPr>
        <w:ind w:left="2850" w:hanging="440"/>
      </w:pPr>
    </w:lvl>
    <w:lvl w:ilvl="6" w:tplc="0409000F" w:tentative="1">
      <w:start w:val="1"/>
      <w:numFmt w:val="decimal"/>
      <w:lvlText w:val="%7."/>
      <w:lvlJc w:val="left"/>
      <w:pPr>
        <w:ind w:left="3290" w:hanging="440"/>
      </w:pPr>
    </w:lvl>
    <w:lvl w:ilvl="7" w:tplc="04090019" w:tentative="1">
      <w:start w:val="1"/>
      <w:numFmt w:val="lowerLetter"/>
      <w:lvlText w:val="%8)"/>
      <w:lvlJc w:val="left"/>
      <w:pPr>
        <w:ind w:left="3730" w:hanging="440"/>
      </w:pPr>
    </w:lvl>
    <w:lvl w:ilvl="8" w:tplc="0409001B" w:tentative="1">
      <w:start w:val="1"/>
      <w:numFmt w:val="lowerRoman"/>
      <w:lvlText w:val="%9."/>
      <w:lvlJc w:val="right"/>
      <w:pPr>
        <w:ind w:left="4170" w:hanging="440"/>
      </w:pPr>
    </w:lvl>
  </w:abstractNum>
  <w:abstractNum w:abstractNumId="3" w15:restartNumberingAfterBreak="0">
    <w:nsid w:val="5E524248"/>
    <w:multiLevelType w:val="multilevel"/>
    <w:tmpl w:val="26563206"/>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15:restartNumberingAfterBreak="0">
    <w:nsid w:val="616657FB"/>
    <w:multiLevelType w:val="hybridMultilevel"/>
    <w:tmpl w:val="0C7E8C06"/>
    <w:lvl w:ilvl="0" w:tplc="996C3DB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79481BCF"/>
    <w:multiLevelType w:val="multilevel"/>
    <w:tmpl w:val="15A474DA"/>
    <w:lvl w:ilvl="0">
      <w:numFmt w:val="decimal"/>
      <w:lvlText w:val="%1"/>
      <w:lvlJc w:val="left"/>
      <w:pPr>
        <w:ind w:left="390" w:hanging="390"/>
      </w:pPr>
      <w:rPr>
        <w:rFonts w:hint="default"/>
      </w:rPr>
    </w:lvl>
    <w:lvl w:ilvl="1">
      <w:start w:val="1"/>
      <w:numFmt w:val="decimal"/>
      <w:lvlText w:val="%1.%2"/>
      <w:lvlJc w:val="left"/>
      <w:pPr>
        <w:ind w:left="390" w:hanging="39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num w:numId="1" w16cid:durableId="688799537">
    <w:abstractNumId w:val="0"/>
  </w:num>
  <w:num w:numId="2" w16cid:durableId="1929263996">
    <w:abstractNumId w:val="2"/>
  </w:num>
  <w:num w:numId="3" w16cid:durableId="1169521507">
    <w:abstractNumId w:val="4"/>
  </w:num>
  <w:num w:numId="4" w16cid:durableId="886838038">
    <w:abstractNumId w:val="5"/>
  </w:num>
  <w:num w:numId="5" w16cid:durableId="1454714238">
    <w:abstractNumId w:val="1"/>
  </w:num>
  <w:num w:numId="6" w16cid:durableId="1309094673">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 L">
    <w15:presenceInfo w15:providerId="Windows Live" w15:userId="864d0614ca10433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bordersDoNotSurroundHeader/>
  <w:bordersDoNotSurroundFooter/>
  <w:trackRevision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P-ThemeInfo" w:val="[{&quot;fontInfo&quot;:[],&quot;themeInfo&quot;:{&quot;styleLibId&quot;:&quot;WordThemeContent-33&quot;,&quot;styleLibName&quot;:&quot;小清新中文信纸文档&quot;,&quot;paymentType&quot;:1,&quot;filePath&quot;:&quot;C:\\Users\\2024\\AppData\\Local\\OfficePLUS\\Temp\\OPWordAddin\\Files\\a9c42f31-7585-d5f4-c6a1-3a151a630e5b.dotx&quot;},&quot;tag&quot;:&quot;op_1730100469&quot;}]"/>
  </w:docVars>
  <w:rsids>
    <w:rsidRoot w:val="00F352B7"/>
    <w:rsid w:val="00003BB8"/>
    <w:rsid w:val="000045CC"/>
    <w:rsid w:val="00006BEA"/>
    <w:rsid w:val="00013518"/>
    <w:rsid w:val="0001372E"/>
    <w:rsid w:val="000155D2"/>
    <w:rsid w:val="000214BB"/>
    <w:rsid w:val="000221F8"/>
    <w:rsid w:val="000244CC"/>
    <w:rsid w:val="00030CFB"/>
    <w:rsid w:val="000319BD"/>
    <w:rsid w:val="00032D7A"/>
    <w:rsid w:val="00034EE6"/>
    <w:rsid w:val="00040F72"/>
    <w:rsid w:val="00046B48"/>
    <w:rsid w:val="000535B7"/>
    <w:rsid w:val="0005598E"/>
    <w:rsid w:val="00056062"/>
    <w:rsid w:val="00062C19"/>
    <w:rsid w:val="00063915"/>
    <w:rsid w:val="00064C4D"/>
    <w:rsid w:val="00065AB4"/>
    <w:rsid w:val="00066BC8"/>
    <w:rsid w:val="00075A2F"/>
    <w:rsid w:val="00076AAB"/>
    <w:rsid w:val="000809FB"/>
    <w:rsid w:val="00081F1B"/>
    <w:rsid w:val="00084EDF"/>
    <w:rsid w:val="00096D50"/>
    <w:rsid w:val="000A1D61"/>
    <w:rsid w:val="000A57EF"/>
    <w:rsid w:val="000B123E"/>
    <w:rsid w:val="000B3833"/>
    <w:rsid w:val="000B66C9"/>
    <w:rsid w:val="000B6A16"/>
    <w:rsid w:val="000B7AD9"/>
    <w:rsid w:val="000C0FD8"/>
    <w:rsid w:val="000C6E96"/>
    <w:rsid w:val="000C73E3"/>
    <w:rsid w:val="000C77DC"/>
    <w:rsid w:val="000D04D3"/>
    <w:rsid w:val="000D2F6B"/>
    <w:rsid w:val="000D3FE1"/>
    <w:rsid w:val="000E3520"/>
    <w:rsid w:val="000E6CB3"/>
    <w:rsid w:val="000E6DEB"/>
    <w:rsid w:val="000F1BCA"/>
    <w:rsid w:val="0010268C"/>
    <w:rsid w:val="001105D1"/>
    <w:rsid w:val="00110D20"/>
    <w:rsid w:val="00110FD3"/>
    <w:rsid w:val="0011134C"/>
    <w:rsid w:val="00111504"/>
    <w:rsid w:val="001149D8"/>
    <w:rsid w:val="00117063"/>
    <w:rsid w:val="001174A8"/>
    <w:rsid w:val="00123472"/>
    <w:rsid w:val="001248C6"/>
    <w:rsid w:val="00124AF1"/>
    <w:rsid w:val="00124FAE"/>
    <w:rsid w:val="00136377"/>
    <w:rsid w:val="001371A1"/>
    <w:rsid w:val="00141AC5"/>
    <w:rsid w:val="00143A4A"/>
    <w:rsid w:val="00143EC5"/>
    <w:rsid w:val="00147D64"/>
    <w:rsid w:val="00150B64"/>
    <w:rsid w:val="00154357"/>
    <w:rsid w:val="001659FE"/>
    <w:rsid w:val="001661E4"/>
    <w:rsid w:val="00170B6B"/>
    <w:rsid w:val="0017544B"/>
    <w:rsid w:val="0017584F"/>
    <w:rsid w:val="00177505"/>
    <w:rsid w:val="00177EF6"/>
    <w:rsid w:val="00177F8E"/>
    <w:rsid w:val="001930A5"/>
    <w:rsid w:val="00195D28"/>
    <w:rsid w:val="001966DD"/>
    <w:rsid w:val="001A3B11"/>
    <w:rsid w:val="001A42D5"/>
    <w:rsid w:val="001A55D0"/>
    <w:rsid w:val="001C241E"/>
    <w:rsid w:val="001C2F0F"/>
    <w:rsid w:val="001C65BF"/>
    <w:rsid w:val="001C6A5A"/>
    <w:rsid w:val="001C6BCE"/>
    <w:rsid w:val="001C6E1B"/>
    <w:rsid w:val="001D13BC"/>
    <w:rsid w:val="001E2AC1"/>
    <w:rsid w:val="001E44F8"/>
    <w:rsid w:val="001E67E7"/>
    <w:rsid w:val="001F7733"/>
    <w:rsid w:val="00200A68"/>
    <w:rsid w:val="002033A8"/>
    <w:rsid w:val="0021130F"/>
    <w:rsid w:val="00211F29"/>
    <w:rsid w:val="002305DC"/>
    <w:rsid w:val="00232851"/>
    <w:rsid w:val="0024092F"/>
    <w:rsid w:val="002418C4"/>
    <w:rsid w:val="00242375"/>
    <w:rsid w:val="00242700"/>
    <w:rsid w:val="0024730D"/>
    <w:rsid w:val="00250798"/>
    <w:rsid w:val="0025430B"/>
    <w:rsid w:val="00263499"/>
    <w:rsid w:val="00266F66"/>
    <w:rsid w:val="00273CEE"/>
    <w:rsid w:val="00274CD0"/>
    <w:rsid w:val="0027557C"/>
    <w:rsid w:val="0027598F"/>
    <w:rsid w:val="00285B3A"/>
    <w:rsid w:val="002863EA"/>
    <w:rsid w:val="002903AA"/>
    <w:rsid w:val="0029219B"/>
    <w:rsid w:val="002B6CB6"/>
    <w:rsid w:val="002C07AC"/>
    <w:rsid w:val="002C0CC8"/>
    <w:rsid w:val="002C2159"/>
    <w:rsid w:val="002C2453"/>
    <w:rsid w:val="002C514D"/>
    <w:rsid w:val="002D03BC"/>
    <w:rsid w:val="002D15A6"/>
    <w:rsid w:val="002D177E"/>
    <w:rsid w:val="002D1AEB"/>
    <w:rsid w:val="002D4101"/>
    <w:rsid w:val="002D5F89"/>
    <w:rsid w:val="002D7E50"/>
    <w:rsid w:val="002E03BB"/>
    <w:rsid w:val="002E29BA"/>
    <w:rsid w:val="002E796E"/>
    <w:rsid w:val="002F6992"/>
    <w:rsid w:val="00300990"/>
    <w:rsid w:val="0031699A"/>
    <w:rsid w:val="00317215"/>
    <w:rsid w:val="0032523C"/>
    <w:rsid w:val="00330167"/>
    <w:rsid w:val="0033367E"/>
    <w:rsid w:val="00334A38"/>
    <w:rsid w:val="00336A07"/>
    <w:rsid w:val="00337038"/>
    <w:rsid w:val="0034479E"/>
    <w:rsid w:val="00344AED"/>
    <w:rsid w:val="00345519"/>
    <w:rsid w:val="00350301"/>
    <w:rsid w:val="0035379D"/>
    <w:rsid w:val="00360FAB"/>
    <w:rsid w:val="00364ABA"/>
    <w:rsid w:val="0038147A"/>
    <w:rsid w:val="00385305"/>
    <w:rsid w:val="003862D9"/>
    <w:rsid w:val="003876D8"/>
    <w:rsid w:val="003900B4"/>
    <w:rsid w:val="003904C2"/>
    <w:rsid w:val="00392CF2"/>
    <w:rsid w:val="00397168"/>
    <w:rsid w:val="003A113D"/>
    <w:rsid w:val="003A2AFA"/>
    <w:rsid w:val="003B0C48"/>
    <w:rsid w:val="003B447B"/>
    <w:rsid w:val="003B739C"/>
    <w:rsid w:val="003C0FED"/>
    <w:rsid w:val="003C243C"/>
    <w:rsid w:val="003C5305"/>
    <w:rsid w:val="003D10D8"/>
    <w:rsid w:val="003E028A"/>
    <w:rsid w:val="003F08C1"/>
    <w:rsid w:val="00400243"/>
    <w:rsid w:val="00403C1A"/>
    <w:rsid w:val="00405182"/>
    <w:rsid w:val="0040529A"/>
    <w:rsid w:val="0041224D"/>
    <w:rsid w:val="00412DAB"/>
    <w:rsid w:val="004210F0"/>
    <w:rsid w:val="0042317B"/>
    <w:rsid w:val="00434376"/>
    <w:rsid w:val="00437185"/>
    <w:rsid w:val="0044396D"/>
    <w:rsid w:val="00453504"/>
    <w:rsid w:val="00453DE7"/>
    <w:rsid w:val="00455CF6"/>
    <w:rsid w:val="00461963"/>
    <w:rsid w:val="004655B6"/>
    <w:rsid w:val="00472000"/>
    <w:rsid w:val="004724EB"/>
    <w:rsid w:val="00476570"/>
    <w:rsid w:val="00497E81"/>
    <w:rsid w:val="004A1A42"/>
    <w:rsid w:val="004A2DFA"/>
    <w:rsid w:val="004A31AC"/>
    <w:rsid w:val="004A32CE"/>
    <w:rsid w:val="004A7A28"/>
    <w:rsid w:val="004A7AE9"/>
    <w:rsid w:val="004B1926"/>
    <w:rsid w:val="004B30C9"/>
    <w:rsid w:val="004B48D6"/>
    <w:rsid w:val="004B4D33"/>
    <w:rsid w:val="004C0738"/>
    <w:rsid w:val="004C4C52"/>
    <w:rsid w:val="004C571F"/>
    <w:rsid w:val="004C6038"/>
    <w:rsid w:val="004D05B8"/>
    <w:rsid w:val="004D084A"/>
    <w:rsid w:val="004D6833"/>
    <w:rsid w:val="004D7620"/>
    <w:rsid w:val="004E555A"/>
    <w:rsid w:val="004F1669"/>
    <w:rsid w:val="004F7868"/>
    <w:rsid w:val="00500E8E"/>
    <w:rsid w:val="005040C9"/>
    <w:rsid w:val="00505A56"/>
    <w:rsid w:val="00511462"/>
    <w:rsid w:val="005248AF"/>
    <w:rsid w:val="00527A5A"/>
    <w:rsid w:val="0053289E"/>
    <w:rsid w:val="00532FB7"/>
    <w:rsid w:val="0053438A"/>
    <w:rsid w:val="00543B7B"/>
    <w:rsid w:val="005466E1"/>
    <w:rsid w:val="00555118"/>
    <w:rsid w:val="0055655A"/>
    <w:rsid w:val="00557A7B"/>
    <w:rsid w:val="0057662F"/>
    <w:rsid w:val="00585821"/>
    <w:rsid w:val="005878A7"/>
    <w:rsid w:val="0059223E"/>
    <w:rsid w:val="005937F8"/>
    <w:rsid w:val="005938C1"/>
    <w:rsid w:val="0059425E"/>
    <w:rsid w:val="005A33DF"/>
    <w:rsid w:val="005A3738"/>
    <w:rsid w:val="005B052F"/>
    <w:rsid w:val="005B4BE0"/>
    <w:rsid w:val="005C018B"/>
    <w:rsid w:val="005C6E6B"/>
    <w:rsid w:val="005D0F93"/>
    <w:rsid w:val="005D1314"/>
    <w:rsid w:val="005D1A1F"/>
    <w:rsid w:val="005D7705"/>
    <w:rsid w:val="005E568A"/>
    <w:rsid w:val="005F33D8"/>
    <w:rsid w:val="005F70ED"/>
    <w:rsid w:val="005F78CC"/>
    <w:rsid w:val="006045DC"/>
    <w:rsid w:val="00607F67"/>
    <w:rsid w:val="006109D3"/>
    <w:rsid w:val="006137FE"/>
    <w:rsid w:val="0061711D"/>
    <w:rsid w:val="00617262"/>
    <w:rsid w:val="0062148C"/>
    <w:rsid w:val="00627A40"/>
    <w:rsid w:val="0063277E"/>
    <w:rsid w:val="006445CE"/>
    <w:rsid w:val="00651BCA"/>
    <w:rsid w:val="0066078E"/>
    <w:rsid w:val="0066490B"/>
    <w:rsid w:val="00671D62"/>
    <w:rsid w:val="00672D84"/>
    <w:rsid w:val="006867CB"/>
    <w:rsid w:val="006925D5"/>
    <w:rsid w:val="00696D5E"/>
    <w:rsid w:val="006A1293"/>
    <w:rsid w:val="006A5717"/>
    <w:rsid w:val="006B1572"/>
    <w:rsid w:val="006B54CB"/>
    <w:rsid w:val="006B5F6B"/>
    <w:rsid w:val="006C0803"/>
    <w:rsid w:val="006C5E02"/>
    <w:rsid w:val="006D557D"/>
    <w:rsid w:val="006E225C"/>
    <w:rsid w:val="006E46E9"/>
    <w:rsid w:val="006F00C6"/>
    <w:rsid w:val="006F125E"/>
    <w:rsid w:val="006F14EC"/>
    <w:rsid w:val="006F36B4"/>
    <w:rsid w:val="006F4165"/>
    <w:rsid w:val="0070117A"/>
    <w:rsid w:val="007025FF"/>
    <w:rsid w:val="00705852"/>
    <w:rsid w:val="00711047"/>
    <w:rsid w:val="00714B6E"/>
    <w:rsid w:val="00714DF0"/>
    <w:rsid w:val="0071581E"/>
    <w:rsid w:val="00723B80"/>
    <w:rsid w:val="007345FB"/>
    <w:rsid w:val="00734AA2"/>
    <w:rsid w:val="00737731"/>
    <w:rsid w:val="007406DB"/>
    <w:rsid w:val="00740D97"/>
    <w:rsid w:val="00741FE6"/>
    <w:rsid w:val="00742589"/>
    <w:rsid w:val="007426AC"/>
    <w:rsid w:val="0074360A"/>
    <w:rsid w:val="00744DF5"/>
    <w:rsid w:val="00756351"/>
    <w:rsid w:val="00764907"/>
    <w:rsid w:val="007712F8"/>
    <w:rsid w:val="00771D14"/>
    <w:rsid w:val="00775C53"/>
    <w:rsid w:val="007939CC"/>
    <w:rsid w:val="007A09DD"/>
    <w:rsid w:val="007A1A01"/>
    <w:rsid w:val="007A1C94"/>
    <w:rsid w:val="007A33E7"/>
    <w:rsid w:val="007B17DD"/>
    <w:rsid w:val="007B699D"/>
    <w:rsid w:val="007B7ADB"/>
    <w:rsid w:val="007C3E69"/>
    <w:rsid w:val="007C4F49"/>
    <w:rsid w:val="007D2471"/>
    <w:rsid w:val="007D32C6"/>
    <w:rsid w:val="007E1CA0"/>
    <w:rsid w:val="007E746B"/>
    <w:rsid w:val="007F4E05"/>
    <w:rsid w:val="00803289"/>
    <w:rsid w:val="00803B9A"/>
    <w:rsid w:val="00803FB4"/>
    <w:rsid w:val="00821D83"/>
    <w:rsid w:val="008247D7"/>
    <w:rsid w:val="00824B59"/>
    <w:rsid w:val="00825D71"/>
    <w:rsid w:val="008265CE"/>
    <w:rsid w:val="0083438D"/>
    <w:rsid w:val="00834782"/>
    <w:rsid w:val="00834D55"/>
    <w:rsid w:val="00835681"/>
    <w:rsid w:val="008433BC"/>
    <w:rsid w:val="00860FB1"/>
    <w:rsid w:val="00873CE9"/>
    <w:rsid w:val="00874EC5"/>
    <w:rsid w:val="008756F7"/>
    <w:rsid w:val="0087580C"/>
    <w:rsid w:val="008774F2"/>
    <w:rsid w:val="00883F17"/>
    <w:rsid w:val="00885D56"/>
    <w:rsid w:val="0088650F"/>
    <w:rsid w:val="00892D7B"/>
    <w:rsid w:val="008954EF"/>
    <w:rsid w:val="008972DC"/>
    <w:rsid w:val="008A0538"/>
    <w:rsid w:val="008A2713"/>
    <w:rsid w:val="008A49E0"/>
    <w:rsid w:val="008C1E98"/>
    <w:rsid w:val="008C2F67"/>
    <w:rsid w:val="008C5C34"/>
    <w:rsid w:val="008D37E8"/>
    <w:rsid w:val="008D6353"/>
    <w:rsid w:val="008E4298"/>
    <w:rsid w:val="008E67BC"/>
    <w:rsid w:val="008E6AC8"/>
    <w:rsid w:val="008E7506"/>
    <w:rsid w:val="008F452F"/>
    <w:rsid w:val="00902BA9"/>
    <w:rsid w:val="00920484"/>
    <w:rsid w:val="0093026F"/>
    <w:rsid w:val="00955745"/>
    <w:rsid w:val="00956EA9"/>
    <w:rsid w:val="00963D59"/>
    <w:rsid w:val="00965D5B"/>
    <w:rsid w:val="0098408D"/>
    <w:rsid w:val="00984746"/>
    <w:rsid w:val="009867A3"/>
    <w:rsid w:val="00986C47"/>
    <w:rsid w:val="00991A57"/>
    <w:rsid w:val="009C0082"/>
    <w:rsid w:val="009C2564"/>
    <w:rsid w:val="009C482C"/>
    <w:rsid w:val="009C71B1"/>
    <w:rsid w:val="009C71E6"/>
    <w:rsid w:val="009D0C5F"/>
    <w:rsid w:val="009D3397"/>
    <w:rsid w:val="009E089A"/>
    <w:rsid w:val="009E6428"/>
    <w:rsid w:val="009E7976"/>
    <w:rsid w:val="009F0323"/>
    <w:rsid w:val="009F1391"/>
    <w:rsid w:val="009F3F65"/>
    <w:rsid w:val="00A039DB"/>
    <w:rsid w:val="00A104E4"/>
    <w:rsid w:val="00A1121D"/>
    <w:rsid w:val="00A145C0"/>
    <w:rsid w:val="00A1769C"/>
    <w:rsid w:val="00A26614"/>
    <w:rsid w:val="00A32496"/>
    <w:rsid w:val="00A32624"/>
    <w:rsid w:val="00A40530"/>
    <w:rsid w:val="00A40BB3"/>
    <w:rsid w:val="00A41DAC"/>
    <w:rsid w:val="00A47661"/>
    <w:rsid w:val="00A52782"/>
    <w:rsid w:val="00A571F5"/>
    <w:rsid w:val="00A57330"/>
    <w:rsid w:val="00A6115D"/>
    <w:rsid w:val="00A6121F"/>
    <w:rsid w:val="00A624AF"/>
    <w:rsid w:val="00A636EF"/>
    <w:rsid w:val="00A6499E"/>
    <w:rsid w:val="00A7007B"/>
    <w:rsid w:val="00A705AB"/>
    <w:rsid w:val="00A726E7"/>
    <w:rsid w:val="00A72A2F"/>
    <w:rsid w:val="00A732EA"/>
    <w:rsid w:val="00A8165D"/>
    <w:rsid w:val="00A81C86"/>
    <w:rsid w:val="00AA759F"/>
    <w:rsid w:val="00AC0163"/>
    <w:rsid w:val="00AC0722"/>
    <w:rsid w:val="00AC274E"/>
    <w:rsid w:val="00AC276A"/>
    <w:rsid w:val="00AC4C9F"/>
    <w:rsid w:val="00AC5B4C"/>
    <w:rsid w:val="00AC71C6"/>
    <w:rsid w:val="00AC7210"/>
    <w:rsid w:val="00AC7598"/>
    <w:rsid w:val="00AD2B9D"/>
    <w:rsid w:val="00AF1C1A"/>
    <w:rsid w:val="00AF1F71"/>
    <w:rsid w:val="00B05D09"/>
    <w:rsid w:val="00B065DD"/>
    <w:rsid w:val="00B26D85"/>
    <w:rsid w:val="00B26E81"/>
    <w:rsid w:val="00B27D09"/>
    <w:rsid w:val="00B33D1B"/>
    <w:rsid w:val="00B34C80"/>
    <w:rsid w:val="00B353EF"/>
    <w:rsid w:val="00B377B8"/>
    <w:rsid w:val="00B42306"/>
    <w:rsid w:val="00B50DF3"/>
    <w:rsid w:val="00B525A2"/>
    <w:rsid w:val="00B55284"/>
    <w:rsid w:val="00B63186"/>
    <w:rsid w:val="00B64AA1"/>
    <w:rsid w:val="00B77784"/>
    <w:rsid w:val="00B829D9"/>
    <w:rsid w:val="00B83E76"/>
    <w:rsid w:val="00B9082E"/>
    <w:rsid w:val="00B9172E"/>
    <w:rsid w:val="00B9761B"/>
    <w:rsid w:val="00B9799D"/>
    <w:rsid w:val="00BA3E2C"/>
    <w:rsid w:val="00BA3E88"/>
    <w:rsid w:val="00BA5B14"/>
    <w:rsid w:val="00BB56D9"/>
    <w:rsid w:val="00BB6121"/>
    <w:rsid w:val="00BC598E"/>
    <w:rsid w:val="00BC5A0A"/>
    <w:rsid w:val="00BD0FC8"/>
    <w:rsid w:val="00BD5CFF"/>
    <w:rsid w:val="00C030EF"/>
    <w:rsid w:val="00C05B65"/>
    <w:rsid w:val="00C07568"/>
    <w:rsid w:val="00C136CC"/>
    <w:rsid w:val="00C137A8"/>
    <w:rsid w:val="00C151DC"/>
    <w:rsid w:val="00C1737B"/>
    <w:rsid w:val="00C25CCB"/>
    <w:rsid w:val="00C27134"/>
    <w:rsid w:val="00C30C26"/>
    <w:rsid w:val="00C326C7"/>
    <w:rsid w:val="00C4421A"/>
    <w:rsid w:val="00C449D6"/>
    <w:rsid w:val="00C452E5"/>
    <w:rsid w:val="00C458BA"/>
    <w:rsid w:val="00C47A95"/>
    <w:rsid w:val="00C5029D"/>
    <w:rsid w:val="00C530EA"/>
    <w:rsid w:val="00C54254"/>
    <w:rsid w:val="00C5698B"/>
    <w:rsid w:val="00C5701E"/>
    <w:rsid w:val="00C60CFE"/>
    <w:rsid w:val="00C72822"/>
    <w:rsid w:val="00C73294"/>
    <w:rsid w:val="00C7788D"/>
    <w:rsid w:val="00C8303F"/>
    <w:rsid w:val="00C85435"/>
    <w:rsid w:val="00C91633"/>
    <w:rsid w:val="00CA31DE"/>
    <w:rsid w:val="00CA5D83"/>
    <w:rsid w:val="00CB11F1"/>
    <w:rsid w:val="00CB62A0"/>
    <w:rsid w:val="00CC5568"/>
    <w:rsid w:val="00CC5BB5"/>
    <w:rsid w:val="00CD3972"/>
    <w:rsid w:val="00CD51FE"/>
    <w:rsid w:val="00CE1E94"/>
    <w:rsid w:val="00CE2F4B"/>
    <w:rsid w:val="00CE575C"/>
    <w:rsid w:val="00CE58CA"/>
    <w:rsid w:val="00CF1352"/>
    <w:rsid w:val="00CF3EF0"/>
    <w:rsid w:val="00CF5674"/>
    <w:rsid w:val="00D073A0"/>
    <w:rsid w:val="00D12408"/>
    <w:rsid w:val="00D14A5E"/>
    <w:rsid w:val="00D16358"/>
    <w:rsid w:val="00D207BA"/>
    <w:rsid w:val="00D23804"/>
    <w:rsid w:val="00D26802"/>
    <w:rsid w:val="00D312C6"/>
    <w:rsid w:val="00D32178"/>
    <w:rsid w:val="00D4162F"/>
    <w:rsid w:val="00D41BE7"/>
    <w:rsid w:val="00D47096"/>
    <w:rsid w:val="00D506C7"/>
    <w:rsid w:val="00D50701"/>
    <w:rsid w:val="00D5724D"/>
    <w:rsid w:val="00D64C8D"/>
    <w:rsid w:val="00D65200"/>
    <w:rsid w:val="00D87ADA"/>
    <w:rsid w:val="00D91745"/>
    <w:rsid w:val="00D91BC9"/>
    <w:rsid w:val="00D92D19"/>
    <w:rsid w:val="00D97173"/>
    <w:rsid w:val="00DB1C20"/>
    <w:rsid w:val="00DB4D69"/>
    <w:rsid w:val="00DB4E3C"/>
    <w:rsid w:val="00DB5A90"/>
    <w:rsid w:val="00DD078C"/>
    <w:rsid w:val="00DD395B"/>
    <w:rsid w:val="00DD6D05"/>
    <w:rsid w:val="00DE2E7A"/>
    <w:rsid w:val="00DE3A06"/>
    <w:rsid w:val="00DE5C2D"/>
    <w:rsid w:val="00DF0F22"/>
    <w:rsid w:val="00DF11B6"/>
    <w:rsid w:val="00E0170C"/>
    <w:rsid w:val="00E07B88"/>
    <w:rsid w:val="00E11220"/>
    <w:rsid w:val="00E13A87"/>
    <w:rsid w:val="00E1417F"/>
    <w:rsid w:val="00E14E0A"/>
    <w:rsid w:val="00E17F81"/>
    <w:rsid w:val="00E20DA6"/>
    <w:rsid w:val="00E26137"/>
    <w:rsid w:val="00E47553"/>
    <w:rsid w:val="00E47F6B"/>
    <w:rsid w:val="00E56C75"/>
    <w:rsid w:val="00E63527"/>
    <w:rsid w:val="00E64007"/>
    <w:rsid w:val="00E6785D"/>
    <w:rsid w:val="00E71D64"/>
    <w:rsid w:val="00E730ED"/>
    <w:rsid w:val="00E87218"/>
    <w:rsid w:val="00E914A5"/>
    <w:rsid w:val="00E97B9D"/>
    <w:rsid w:val="00EA0F8F"/>
    <w:rsid w:val="00EA4F12"/>
    <w:rsid w:val="00EA5318"/>
    <w:rsid w:val="00EA5587"/>
    <w:rsid w:val="00EA647C"/>
    <w:rsid w:val="00EB1CEB"/>
    <w:rsid w:val="00EB32C6"/>
    <w:rsid w:val="00EB5A5F"/>
    <w:rsid w:val="00EB6F57"/>
    <w:rsid w:val="00EC0C47"/>
    <w:rsid w:val="00EC1C7C"/>
    <w:rsid w:val="00EC7855"/>
    <w:rsid w:val="00ED13E2"/>
    <w:rsid w:val="00ED3252"/>
    <w:rsid w:val="00ED75B2"/>
    <w:rsid w:val="00ED7C7B"/>
    <w:rsid w:val="00EE2BE9"/>
    <w:rsid w:val="00EE725A"/>
    <w:rsid w:val="00EF218A"/>
    <w:rsid w:val="00EF2755"/>
    <w:rsid w:val="00EF50D3"/>
    <w:rsid w:val="00F00A06"/>
    <w:rsid w:val="00F00CC5"/>
    <w:rsid w:val="00F07039"/>
    <w:rsid w:val="00F13C64"/>
    <w:rsid w:val="00F14E8D"/>
    <w:rsid w:val="00F26084"/>
    <w:rsid w:val="00F34868"/>
    <w:rsid w:val="00F352B7"/>
    <w:rsid w:val="00F37A07"/>
    <w:rsid w:val="00F45C03"/>
    <w:rsid w:val="00F50036"/>
    <w:rsid w:val="00F50751"/>
    <w:rsid w:val="00F51AAC"/>
    <w:rsid w:val="00F57806"/>
    <w:rsid w:val="00F63C1C"/>
    <w:rsid w:val="00F72601"/>
    <w:rsid w:val="00F83758"/>
    <w:rsid w:val="00F85F05"/>
    <w:rsid w:val="00F86447"/>
    <w:rsid w:val="00F87D0F"/>
    <w:rsid w:val="00F971E9"/>
    <w:rsid w:val="00FA1B51"/>
    <w:rsid w:val="00FA2C93"/>
    <w:rsid w:val="00FB2688"/>
    <w:rsid w:val="00FB2F2D"/>
    <w:rsid w:val="00FB3BB0"/>
    <w:rsid w:val="00FC0317"/>
    <w:rsid w:val="00FC2D15"/>
    <w:rsid w:val="00FC3452"/>
    <w:rsid w:val="00FC43AD"/>
    <w:rsid w:val="00FD0000"/>
    <w:rsid w:val="00FD2BAD"/>
    <w:rsid w:val="00FD3CB8"/>
    <w:rsid w:val="00FD51A3"/>
    <w:rsid w:val="00FD5D48"/>
    <w:rsid w:val="00FD6E2A"/>
    <w:rsid w:val="00FE280D"/>
    <w:rsid w:val="00FE4220"/>
    <w:rsid w:val="00FF3C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89B7012"/>
  <w15:chartTrackingRefBased/>
  <w15:docId w15:val="{3920BF8D-F90B-45BF-921B-4A2EA3A6EA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B1926"/>
    <w:pPr>
      <w:widowControl w:val="0"/>
    </w:pPr>
  </w:style>
  <w:style w:type="paragraph" w:styleId="1">
    <w:name w:val="heading 1"/>
    <w:basedOn w:val="a"/>
    <w:next w:val="a"/>
    <w:link w:val="10"/>
    <w:uiPriority w:val="9"/>
    <w:qFormat/>
    <w:rsid w:val="00AA759F"/>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A57330"/>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rsid w:val="000045CC"/>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E47F6B"/>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rsid w:val="004C571F"/>
    <w:pPr>
      <w:spacing w:before="240" w:after="60" w:line="312" w:lineRule="auto"/>
      <w:jc w:val="center"/>
      <w:outlineLvl w:val="1"/>
    </w:pPr>
    <w:rPr>
      <w:b/>
      <w:bCs/>
      <w:kern w:val="28"/>
      <w:sz w:val="32"/>
      <w:szCs w:val="32"/>
    </w:rPr>
  </w:style>
  <w:style w:type="character" w:customStyle="1" w:styleId="a4">
    <w:name w:val="副标题 字符"/>
    <w:basedOn w:val="a0"/>
    <w:link w:val="a3"/>
    <w:uiPriority w:val="11"/>
    <w:rsid w:val="004C571F"/>
    <w:rPr>
      <w:b/>
      <w:bCs/>
      <w:kern w:val="28"/>
      <w:sz w:val="32"/>
      <w:szCs w:val="32"/>
    </w:rPr>
  </w:style>
  <w:style w:type="character" w:customStyle="1" w:styleId="10">
    <w:name w:val="标题 1 字符"/>
    <w:basedOn w:val="a0"/>
    <w:link w:val="1"/>
    <w:uiPriority w:val="9"/>
    <w:rsid w:val="00AA759F"/>
    <w:rPr>
      <w:b/>
      <w:bCs/>
      <w:kern w:val="44"/>
      <w:sz w:val="44"/>
      <w:szCs w:val="44"/>
    </w:rPr>
  </w:style>
  <w:style w:type="paragraph" w:styleId="a5">
    <w:name w:val="Title"/>
    <w:basedOn w:val="a"/>
    <w:next w:val="a"/>
    <w:link w:val="a6"/>
    <w:uiPriority w:val="10"/>
    <w:qFormat/>
    <w:rsid w:val="00A57330"/>
    <w:pPr>
      <w:spacing w:before="240" w:after="60"/>
      <w:jc w:val="center"/>
      <w:outlineLvl w:val="0"/>
    </w:pPr>
    <w:rPr>
      <w:rFonts w:asciiTheme="majorHAnsi" w:eastAsiaTheme="majorEastAsia" w:hAnsiTheme="majorHAnsi" w:cstheme="majorBidi"/>
      <w:b/>
      <w:bCs/>
      <w:sz w:val="32"/>
      <w:szCs w:val="32"/>
    </w:rPr>
  </w:style>
  <w:style w:type="character" w:customStyle="1" w:styleId="a6">
    <w:name w:val="标题 字符"/>
    <w:basedOn w:val="a0"/>
    <w:link w:val="a5"/>
    <w:uiPriority w:val="10"/>
    <w:rsid w:val="00A57330"/>
    <w:rPr>
      <w:rFonts w:asciiTheme="majorHAnsi" w:eastAsiaTheme="majorEastAsia" w:hAnsiTheme="majorHAnsi" w:cstheme="majorBidi"/>
      <w:b/>
      <w:bCs/>
      <w:sz w:val="32"/>
      <w:szCs w:val="32"/>
    </w:rPr>
  </w:style>
  <w:style w:type="character" w:customStyle="1" w:styleId="20">
    <w:name w:val="标题 2 字符"/>
    <w:basedOn w:val="a0"/>
    <w:link w:val="2"/>
    <w:uiPriority w:val="9"/>
    <w:rsid w:val="00A57330"/>
    <w:rPr>
      <w:rFonts w:asciiTheme="majorHAnsi" w:eastAsiaTheme="majorEastAsia" w:hAnsiTheme="majorHAnsi" w:cstheme="majorBidi"/>
      <w:b/>
      <w:bCs/>
      <w:sz w:val="32"/>
      <w:szCs w:val="32"/>
    </w:rPr>
  </w:style>
  <w:style w:type="character" w:styleId="a7">
    <w:name w:val="Placeholder Text"/>
    <w:basedOn w:val="a0"/>
    <w:uiPriority w:val="99"/>
    <w:semiHidden/>
    <w:rsid w:val="006F00C6"/>
    <w:rPr>
      <w:color w:val="666666"/>
    </w:rPr>
  </w:style>
  <w:style w:type="character" w:customStyle="1" w:styleId="MTEquationSection">
    <w:name w:val="MTEquationSection"/>
    <w:basedOn w:val="a0"/>
    <w:rsid w:val="000535B7"/>
    <w:rPr>
      <w:rFonts w:ascii="宋体" w:eastAsia="宋体" w:hAnsi="宋体"/>
      <w:vanish/>
      <w:color w:val="FF0000"/>
      <w:sz w:val="28"/>
      <w:szCs w:val="28"/>
    </w:rPr>
  </w:style>
  <w:style w:type="paragraph" w:customStyle="1" w:styleId="MTDisplayEquation">
    <w:name w:val="MTDisplayEquation"/>
    <w:basedOn w:val="a"/>
    <w:next w:val="a"/>
    <w:link w:val="MTDisplayEquation0"/>
    <w:rsid w:val="000535B7"/>
    <w:pPr>
      <w:tabs>
        <w:tab w:val="center" w:pos="4160"/>
        <w:tab w:val="right" w:pos="8300"/>
      </w:tabs>
      <w:spacing w:line="360" w:lineRule="auto"/>
    </w:pPr>
    <w:rPr>
      <w:rFonts w:ascii="宋体" w:eastAsia="宋体" w:hAnsi="宋体" w:cs="Times New Roman"/>
      <w:sz w:val="21"/>
      <w:szCs w:val="21"/>
    </w:rPr>
  </w:style>
  <w:style w:type="character" w:customStyle="1" w:styleId="MTDisplayEquation0">
    <w:name w:val="MTDisplayEquation 字符"/>
    <w:basedOn w:val="a0"/>
    <w:link w:val="MTDisplayEquation"/>
    <w:rsid w:val="000535B7"/>
    <w:rPr>
      <w:rFonts w:ascii="宋体" w:eastAsia="宋体" w:hAnsi="宋体" w:cs="Times New Roman"/>
      <w:sz w:val="21"/>
      <w:szCs w:val="21"/>
    </w:rPr>
  </w:style>
  <w:style w:type="character" w:customStyle="1" w:styleId="30">
    <w:name w:val="标题 3 字符"/>
    <w:basedOn w:val="a0"/>
    <w:link w:val="3"/>
    <w:uiPriority w:val="9"/>
    <w:rsid w:val="000045CC"/>
    <w:rPr>
      <w:b/>
      <w:bCs/>
      <w:sz w:val="32"/>
      <w:szCs w:val="32"/>
    </w:rPr>
  </w:style>
  <w:style w:type="paragraph" w:styleId="a8">
    <w:name w:val="header"/>
    <w:basedOn w:val="a"/>
    <w:link w:val="a9"/>
    <w:uiPriority w:val="99"/>
    <w:unhideWhenUsed/>
    <w:rsid w:val="00E20DA6"/>
    <w:pPr>
      <w:tabs>
        <w:tab w:val="center" w:pos="4153"/>
        <w:tab w:val="right" w:pos="8306"/>
      </w:tabs>
      <w:snapToGrid w:val="0"/>
      <w:spacing w:line="240" w:lineRule="auto"/>
      <w:jc w:val="center"/>
    </w:pPr>
    <w:rPr>
      <w:sz w:val="18"/>
      <w:szCs w:val="18"/>
    </w:rPr>
  </w:style>
  <w:style w:type="character" w:customStyle="1" w:styleId="a9">
    <w:name w:val="页眉 字符"/>
    <w:basedOn w:val="a0"/>
    <w:link w:val="a8"/>
    <w:uiPriority w:val="99"/>
    <w:rsid w:val="00E20DA6"/>
    <w:rPr>
      <w:sz w:val="18"/>
      <w:szCs w:val="18"/>
    </w:rPr>
  </w:style>
  <w:style w:type="paragraph" w:styleId="aa">
    <w:name w:val="footer"/>
    <w:basedOn w:val="a"/>
    <w:link w:val="ab"/>
    <w:uiPriority w:val="99"/>
    <w:unhideWhenUsed/>
    <w:rsid w:val="00E20DA6"/>
    <w:pPr>
      <w:tabs>
        <w:tab w:val="center" w:pos="4153"/>
        <w:tab w:val="right" w:pos="8306"/>
      </w:tabs>
      <w:snapToGrid w:val="0"/>
      <w:spacing w:line="240" w:lineRule="auto"/>
    </w:pPr>
    <w:rPr>
      <w:sz w:val="18"/>
      <w:szCs w:val="18"/>
    </w:rPr>
  </w:style>
  <w:style w:type="character" w:customStyle="1" w:styleId="ab">
    <w:name w:val="页脚 字符"/>
    <w:basedOn w:val="a0"/>
    <w:link w:val="aa"/>
    <w:uiPriority w:val="99"/>
    <w:rsid w:val="00E20DA6"/>
    <w:rPr>
      <w:sz w:val="18"/>
      <w:szCs w:val="18"/>
    </w:rPr>
  </w:style>
  <w:style w:type="character" w:customStyle="1" w:styleId="40">
    <w:name w:val="标题 4 字符"/>
    <w:basedOn w:val="a0"/>
    <w:link w:val="4"/>
    <w:uiPriority w:val="9"/>
    <w:rsid w:val="00E47F6B"/>
    <w:rPr>
      <w:rFonts w:asciiTheme="majorHAnsi" w:eastAsiaTheme="majorEastAsia" w:hAnsiTheme="majorHAnsi" w:cstheme="majorBidi"/>
      <w:b/>
      <w:bCs/>
      <w:sz w:val="28"/>
      <w:szCs w:val="28"/>
    </w:rPr>
  </w:style>
  <w:style w:type="paragraph" w:styleId="ac">
    <w:name w:val="Revision"/>
    <w:hidden/>
    <w:uiPriority w:val="99"/>
    <w:semiHidden/>
    <w:rsid w:val="005040C9"/>
    <w:pPr>
      <w:spacing w:after="0" w:line="240" w:lineRule="auto"/>
    </w:pPr>
  </w:style>
  <w:style w:type="paragraph" w:styleId="ad">
    <w:name w:val="List Paragraph"/>
    <w:basedOn w:val="a"/>
    <w:uiPriority w:val="34"/>
    <w:qFormat/>
    <w:rsid w:val="001D13BC"/>
    <w:pPr>
      <w:ind w:firstLineChars="200" w:firstLine="420"/>
    </w:pPr>
  </w:style>
  <w:style w:type="table" w:styleId="ae">
    <w:name w:val="Table Grid"/>
    <w:basedOn w:val="a1"/>
    <w:uiPriority w:val="39"/>
    <w:rsid w:val="001174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Hyperlink"/>
    <w:basedOn w:val="a0"/>
    <w:uiPriority w:val="99"/>
    <w:unhideWhenUsed/>
    <w:rsid w:val="004C6038"/>
    <w:rPr>
      <w:color w:val="467886" w:themeColor="hyperlink"/>
      <w:u w:val="single"/>
    </w:rPr>
  </w:style>
  <w:style w:type="character" w:styleId="af0">
    <w:name w:val="Unresolved Mention"/>
    <w:basedOn w:val="a0"/>
    <w:uiPriority w:val="99"/>
    <w:semiHidden/>
    <w:unhideWhenUsed/>
    <w:rsid w:val="004C6038"/>
    <w:rPr>
      <w:color w:val="605E5C"/>
      <w:shd w:val="clear" w:color="auto" w:fill="E1DFDD"/>
    </w:rPr>
  </w:style>
  <w:style w:type="paragraph" w:styleId="HTML">
    <w:name w:val="HTML Preformatted"/>
    <w:basedOn w:val="a"/>
    <w:link w:val="HTML0"/>
    <w:uiPriority w:val="99"/>
    <w:semiHidden/>
    <w:unhideWhenUsed/>
    <w:rsid w:val="0032523C"/>
    <w:rPr>
      <w:rFonts w:ascii="Courier New" w:hAnsi="Courier New" w:cs="Courier New"/>
      <w:sz w:val="20"/>
      <w:szCs w:val="20"/>
    </w:rPr>
  </w:style>
  <w:style w:type="character" w:customStyle="1" w:styleId="HTML0">
    <w:name w:val="HTML 预设格式 字符"/>
    <w:basedOn w:val="a0"/>
    <w:link w:val="HTML"/>
    <w:uiPriority w:val="99"/>
    <w:semiHidden/>
    <w:rsid w:val="0032523C"/>
    <w:rPr>
      <w:rFonts w:ascii="Courier New"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4604">
      <w:bodyDiv w:val="1"/>
      <w:marLeft w:val="0"/>
      <w:marRight w:val="0"/>
      <w:marTop w:val="0"/>
      <w:marBottom w:val="0"/>
      <w:divBdr>
        <w:top w:val="none" w:sz="0" w:space="0" w:color="auto"/>
        <w:left w:val="none" w:sz="0" w:space="0" w:color="auto"/>
        <w:bottom w:val="none" w:sz="0" w:space="0" w:color="auto"/>
        <w:right w:val="none" w:sz="0" w:space="0" w:color="auto"/>
      </w:divBdr>
      <w:divsChild>
        <w:div w:id="1535312636">
          <w:marLeft w:val="0"/>
          <w:marRight w:val="0"/>
          <w:marTop w:val="0"/>
          <w:marBottom w:val="0"/>
          <w:divBdr>
            <w:top w:val="none" w:sz="0" w:space="0" w:color="auto"/>
            <w:left w:val="none" w:sz="0" w:space="0" w:color="auto"/>
            <w:bottom w:val="none" w:sz="0" w:space="0" w:color="auto"/>
            <w:right w:val="none" w:sz="0" w:space="0" w:color="auto"/>
          </w:divBdr>
          <w:divsChild>
            <w:div w:id="1650787974">
              <w:marLeft w:val="0"/>
              <w:marRight w:val="0"/>
              <w:marTop w:val="0"/>
              <w:marBottom w:val="0"/>
              <w:divBdr>
                <w:top w:val="none" w:sz="0" w:space="0" w:color="auto"/>
                <w:left w:val="none" w:sz="0" w:space="0" w:color="auto"/>
                <w:bottom w:val="none" w:sz="0" w:space="0" w:color="auto"/>
                <w:right w:val="none" w:sz="0" w:space="0" w:color="auto"/>
              </w:divBdr>
              <w:divsChild>
                <w:div w:id="357506997">
                  <w:marLeft w:val="0"/>
                  <w:marRight w:val="0"/>
                  <w:marTop w:val="0"/>
                  <w:marBottom w:val="0"/>
                  <w:divBdr>
                    <w:top w:val="none" w:sz="0" w:space="0" w:color="auto"/>
                    <w:left w:val="none" w:sz="0" w:space="0" w:color="auto"/>
                    <w:bottom w:val="none" w:sz="0" w:space="0" w:color="auto"/>
                    <w:right w:val="none" w:sz="0" w:space="0" w:color="auto"/>
                  </w:divBdr>
                  <w:divsChild>
                    <w:div w:id="769161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9744065">
          <w:marLeft w:val="0"/>
          <w:marRight w:val="0"/>
          <w:marTop w:val="0"/>
          <w:marBottom w:val="0"/>
          <w:divBdr>
            <w:top w:val="none" w:sz="0" w:space="0" w:color="auto"/>
            <w:left w:val="none" w:sz="0" w:space="0" w:color="auto"/>
            <w:bottom w:val="none" w:sz="0" w:space="0" w:color="auto"/>
            <w:right w:val="none" w:sz="0" w:space="0" w:color="auto"/>
          </w:divBdr>
          <w:divsChild>
            <w:div w:id="1048719409">
              <w:marLeft w:val="0"/>
              <w:marRight w:val="0"/>
              <w:marTop w:val="0"/>
              <w:marBottom w:val="0"/>
              <w:divBdr>
                <w:top w:val="none" w:sz="0" w:space="0" w:color="auto"/>
                <w:left w:val="none" w:sz="0" w:space="0" w:color="auto"/>
                <w:bottom w:val="none" w:sz="0" w:space="0" w:color="auto"/>
                <w:right w:val="none" w:sz="0" w:space="0" w:color="auto"/>
              </w:divBdr>
              <w:divsChild>
                <w:div w:id="160669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643899">
      <w:bodyDiv w:val="1"/>
      <w:marLeft w:val="0"/>
      <w:marRight w:val="0"/>
      <w:marTop w:val="0"/>
      <w:marBottom w:val="0"/>
      <w:divBdr>
        <w:top w:val="none" w:sz="0" w:space="0" w:color="auto"/>
        <w:left w:val="none" w:sz="0" w:space="0" w:color="auto"/>
        <w:bottom w:val="none" w:sz="0" w:space="0" w:color="auto"/>
        <w:right w:val="none" w:sz="0" w:space="0" w:color="auto"/>
      </w:divBdr>
      <w:divsChild>
        <w:div w:id="1566527891">
          <w:marLeft w:val="0"/>
          <w:marRight w:val="0"/>
          <w:marTop w:val="0"/>
          <w:marBottom w:val="0"/>
          <w:divBdr>
            <w:top w:val="none" w:sz="0" w:space="0" w:color="auto"/>
            <w:left w:val="none" w:sz="0" w:space="0" w:color="auto"/>
            <w:bottom w:val="none" w:sz="0" w:space="0" w:color="auto"/>
            <w:right w:val="none" w:sz="0" w:space="0" w:color="auto"/>
          </w:divBdr>
        </w:div>
      </w:divsChild>
    </w:div>
    <w:div w:id="293368933">
      <w:bodyDiv w:val="1"/>
      <w:marLeft w:val="0"/>
      <w:marRight w:val="0"/>
      <w:marTop w:val="0"/>
      <w:marBottom w:val="0"/>
      <w:divBdr>
        <w:top w:val="none" w:sz="0" w:space="0" w:color="auto"/>
        <w:left w:val="none" w:sz="0" w:space="0" w:color="auto"/>
        <w:bottom w:val="none" w:sz="0" w:space="0" w:color="auto"/>
        <w:right w:val="none" w:sz="0" w:space="0" w:color="auto"/>
      </w:divBdr>
    </w:div>
    <w:div w:id="446589096">
      <w:bodyDiv w:val="1"/>
      <w:marLeft w:val="0"/>
      <w:marRight w:val="0"/>
      <w:marTop w:val="0"/>
      <w:marBottom w:val="0"/>
      <w:divBdr>
        <w:top w:val="none" w:sz="0" w:space="0" w:color="auto"/>
        <w:left w:val="none" w:sz="0" w:space="0" w:color="auto"/>
        <w:bottom w:val="none" w:sz="0" w:space="0" w:color="auto"/>
        <w:right w:val="none" w:sz="0" w:space="0" w:color="auto"/>
      </w:divBdr>
      <w:divsChild>
        <w:div w:id="25447293">
          <w:marLeft w:val="0"/>
          <w:marRight w:val="0"/>
          <w:marTop w:val="0"/>
          <w:marBottom w:val="0"/>
          <w:divBdr>
            <w:top w:val="none" w:sz="0" w:space="0" w:color="auto"/>
            <w:left w:val="none" w:sz="0" w:space="0" w:color="auto"/>
            <w:bottom w:val="none" w:sz="0" w:space="0" w:color="auto"/>
            <w:right w:val="none" w:sz="0" w:space="0" w:color="auto"/>
          </w:divBdr>
        </w:div>
      </w:divsChild>
    </w:div>
    <w:div w:id="464390600">
      <w:bodyDiv w:val="1"/>
      <w:marLeft w:val="0"/>
      <w:marRight w:val="0"/>
      <w:marTop w:val="0"/>
      <w:marBottom w:val="0"/>
      <w:divBdr>
        <w:top w:val="none" w:sz="0" w:space="0" w:color="auto"/>
        <w:left w:val="none" w:sz="0" w:space="0" w:color="auto"/>
        <w:bottom w:val="none" w:sz="0" w:space="0" w:color="auto"/>
        <w:right w:val="none" w:sz="0" w:space="0" w:color="auto"/>
      </w:divBdr>
    </w:div>
    <w:div w:id="486360618">
      <w:bodyDiv w:val="1"/>
      <w:marLeft w:val="0"/>
      <w:marRight w:val="0"/>
      <w:marTop w:val="0"/>
      <w:marBottom w:val="0"/>
      <w:divBdr>
        <w:top w:val="none" w:sz="0" w:space="0" w:color="auto"/>
        <w:left w:val="none" w:sz="0" w:space="0" w:color="auto"/>
        <w:bottom w:val="none" w:sz="0" w:space="0" w:color="auto"/>
        <w:right w:val="none" w:sz="0" w:space="0" w:color="auto"/>
      </w:divBdr>
      <w:divsChild>
        <w:div w:id="227963723">
          <w:marLeft w:val="0"/>
          <w:marRight w:val="0"/>
          <w:marTop w:val="0"/>
          <w:marBottom w:val="0"/>
          <w:divBdr>
            <w:top w:val="none" w:sz="0" w:space="0" w:color="auto"/>
            <w:left w:val="none" w:sz="0" w:space="0" w:color="auto"/>
            <w:bottom w:val="none" w:sz="0" w:space="0" w:color="auto"/>
            <w:right w:val="none" w:sz="0" w:space="0" w:color="auto"/>
          </w:divBdr>
        </w:div>
      </w:divsChild>
    </w:div>
    <w:div w:id="536627134">
      <w:bodyDiv w:val="1"/>
      <w:marLeft w:val="0"/>
      <w:marRight w:val="0"/>
      <w:marTop w:val="0"/>
      <w:marBottom w:val="0"/>
      <w:divBdr>
        <w:top w:val="none" w:sz="0" w:space="0" w:color="auto"/>
        <w:left w:val="none" w:sz="0" w:space="0" w:color="auto"/>
        <w:bottom w:val="none" w:sz="0" w:space="0" w:color="auto"/>
        <w:right w:val="none" w:sz="0" w:space="0" w:color="auto"/>
      </w:divBdr>
    </w:div>
    <w:div w:id="614681949">
      <w:bodyDiv w:val="1"/>
      <w:marLeft w:val="0"/>
      <w:marRight w:val="0"/>
      <w:marTop w:val="0"/>
      <w:marBottom w:val="0"/>
      <w:divBdr>
        <w:top w:val="none" w:sz="0" w:space="0" w:color="auto"/>
        <w:left w:val="none" w:sz="0" w:space="0" w:color="auto"/>
        <w:bottom w:val="none" w:sz="0" w:space="0" w:color="auto"/>
        <w:right w:val="none" w:sz="0" w:space="0" w:color="auto"/>
      </w:divBdr>
      <w:divsChild>
        <w:div w:id="745297600">
          <w:marLeft w:val="0"/>
          <w:marRight w:val="0"/>
          <w:marTop w:val="0"/>
          <w:marBottom w:val="0"/>
          <w:divBdr>
            <w:top w:val="none" w:sz="0" w:space="0" w:color="auto"/>
            <w:left w:val="none" w:sz="0" w:space="0" w:color="auto"/>
            <w:bottom w:val="none" w:sz="0" w:space="0" w:color="auto"/>
            <w:right w:val="none" w:sz="0" w:space="0" w:color="auto"/>
          </w:divBdr>
        </w:div>
      </w:divsChild>
    </w:div>
    <w:div w:id="624778008">
      <w:bodyDiv w:val="1"/>
      <w:marLeft w:val="0"/>
      <w:marRight w:val="0"/>
      <w:marTop w:val="0"/>
      <w:marBottom w:val="0"/>
      <w:divBdr>
        <w:top w:val="none" w:sz="0" w:space="0" w:color="auto"/>
        <w:left w:val="none" w:sz="0" w:space="0" w:color="auto"/>
        <w:bottom w:val="none" w:sz="0" w:space="0" w:color="auto"/>
        <w:right w:val="none" w:sz="0" w:space="0" w:color="auto"/>
      </w:divBdr>
    </w:div>
    <w:div w:id="727732280">
      <w:bodyDiv w:val="1"/>
      <w:marLeft w:val="0"/>
      <w:marRight w:val="0"/>
      <w:marTop w:val="0"/>
      <w:marBottom w:val="0"/>
      <w:divBdr>
        <w:top w:val="none" w:sz="0" w:space="0" w:color="auto"/>
        <w:left w:val="none" w:sz="0" w:space="0" w:color="auto"/>
        <w:bottom w:val="none" w:sz="0" w:space="0" w:color="auto"/>
        <w:right w:val="none" w:sz="0" w:space="0" w:color="auto"/>
      </w:divBdr>
    </w:div>
    <w:div w:id="743380626">
      <w:bodyDiv w:val="1"/>
      <w:marLeft w:val="0"/>
      <w:marRight w:val="0"/>
      <w:marTop w:val="0"/>
      <w:marBottom w:val="0"/>
      <w:divBdr>
        <w:top w:val="none" w:sz="0" w:space="0" w:color="auto"/>
        <w:left w:val="none" w:sz="0" w:space="0" w:color="auto"/>
        <w:bottom w:val="none" w:sz="0" w:space="0" w:color="auto"/>
        <w:right w:val="none" w:sz="0" w:space="0" w:color="auto"/>
      </w:divBdr>
      <w:divsChild>
        <w:div w:id="908073873">
          <w:marLeft w:val="0"/>
          <w:marRight w:val="0"/>
          <w:marTop w:val="0"/>
          <w:marBottom w:val="0"/>
          <w:divBdr>
            <w:top w:val="none" w:sz="0" w:space="0" w:color="auto"/>
            <w:left w:val="none" w:sz="0" w:space="0" w:color="auto"/>
            <w:bottom w:val="none" w:sz="0" w:space="0" w:color="auto"/>
            <w:right w:val="none" w:sz="0" w:space="0" w:color="auto"/>
          </w:divBdr>
        </w:div>
      </w:divsChild>
    </w:div>
    <w:div w:id="775097496">
      <w:bodyDiv w:val="1"/>
      <w:marLeft w:val="0"/>
      <w:marRight w:val="0"/>
      <w:marTop w:val="0"/>
      <w:marBottom w:val="0"/>
      <w:divBdr>
        <w:top w:val="none" w:sz="0" w:space="0" w:color="auto"/>
        <w:left w:val="none" w:sz="0" w:space="0" w:color="auto"/>
        <w:bottom w:val="none" w:sz="0" w:space="0" w:color="auto"/>
        <w:right w:val="none" w:sz="0" w:space="0" w:color="auto"/>
      </w:divBdr>
      <w:divsChild>
        <w:div w:id="1888486071">
          <w:marLeft w:val="0"/>
          <w:marRight w:val="0"/>
          <w:marTop w:val="0"/>
          <w:marBottom w:val="0"/>
          <w:divBdr>
            <w:top w:val="none" w:sz="0" w:space="0" w:color="auto"/>
            <w:left w:val="none" w:sz="0" w:space="0" w:color="auto"/>
            <w:bottom w:val="none" w:sz="0" w:space="0" w:color="auto"/>
            <w:right w:val="none" w:sz="0" w:space="0" w:color="auto"/>
          </w:divBdr>
        </w:div>
      </w:divsChild>
    </w:div>
    <w:div w:id="775365984">
      <w:bodyDiv w:val="1"/>
      <w:marLeft w:val="0"/>
      <w:marRight w:val="0"/>
      <w:marTop w:val="0"/>
      <w:marBottom w:val="0"/>
      <w:divBdr>
        <w:top w:val="none" w:sz="0" w:space="0" w:color="auto"/>
        <w:left w:val="none" w:sz="0" w:space="0" w:color="auto"/>
        <w:bottom w:val="none" w:sz="0" w:space="0" w:color="auto"/>
        <w:right w:val="none" w:sz="0" w:space="0" w:color="auto"/>
      </w:divBdr>
      <w:divsChild>
        <w:div w:id="475755923">
          <w:marLeft w:val="0"/>
          <w:marRight w:val="0"/>
          <w:marTop w:val="0"/>
          <w:marBottom w:val="0"/>
          <w:divBdr>
            <w:top w:val="none" w:sz="0" w:space="0" w:color="auto"/>
            <w:left w:val="none" w:sz="0" w:space="0" w:color="auto"/>
            <w:bottom w:val="none" w:sz="0" w:space="0" w:color="auto"/>
            <w:right w:val="none" w:sz="0" w:space="0" w:color="auto"/>
          </w:divBdr>
        </w:div>
      </w:divsChild>
    </w:div>
    <w:div w:id="792599351">
      <w:bodyDiv w:val="1"/>
      <w:marLeft w:val="0"/>
      <w:marRight w:val="0"/>
      <w:marTop w:val="0"/>
      <w:marBottom w:val="0"/>
      <w:divBdr>
        <w:top w:val="none" w:sz="0" w:space="0" w:color="auto"/>
        <w:left w:val="none" w:sz="0" w:space="0" w:color="auto"/>
        <w:bottom w:val="none" w:sz="0" w:space="0" w:color="auto"/>
        <w:right w:val="none" w:sz="0" w:space="0" w:color="auto"/>
      </w:divBdr>
    </w:div>
    <w:div w:id="897669776">
      <w:bodyDiv w:val="1"/>
      <w:marLeft w:val="0"/>
      <w:marRight w:val="0"/>
      <w:marTop w:val="0"/>
      <w:marBottom w:val="0"/>
      <w:divBdr>
        <w:top w:val="none" w:sz="0" w:space="0" w:color="auto"/>
        <w:left w:val="none" w:sz="0" w:space="0" w:color="auto"/>
        <w:bottom w:val="none" w:sz="0" w:space="0" w:color="auto"/>
        <w:right w:val="none" w:sz="0" w:space="0" w:color="auto"/>
      </w:divBdr>
      <w:divsChild>
        <w:div w:id="1186602381">
          <w:marLeft w:val="0"/>
          <w:marRight w:val="0"/>
          <w:marTop w:val="0"/>
          <w:marBottom w:val="0"/>
          <w:divBdr>
            <w:top w:val="none" w:sz="0" w:space="0" w:color="auto"/>
            <w:left w:val="none" w:sz="0" w:space="0" w:color="auto"/>
            <w:bottom w:val="none" w:sz="0" w:space="0" w:color="auto"/>
            <w:right w:val="none" w:sz="0" w:space="0" w:color="auto"/>
          </w:divBdr>
        </w:div>
      </w:divsChild>
    </w:div>
    <w:div w:id="932206377">
      <w:bodyDiv w:val="1"/>
      <w:marLeft w:val="0"/>
      <w:marRight w:val="0"/>
      <w:marTop w:val="0"/>
      <w:marBottom w:val="0"/>
      <w:divBdr>
        <w:top w:val="none" w:sz="0" w:space="0" w:color="auto"/>
        <w:left w:val="none" w:sz="0" w:space="0" w:color="auto"/>
        <w:bottom w:val="none" w:sz="0" w:space="0" w:color="auto"/>
        <w:right w:val="none" w:sz="0" w:space="0" w:color="auto"/>
      </w:divBdr>
      <w:divsChild>
        <w:div w:id="768282696">
          <w:marLeft w:val="0"/>
          <w:marRight w:val="0"/>
          <w:marTop w:val="0"/>
          <w:marBottom w:val="0"/>
          <w:divBdr>
            <w:top w:val="none" w:sz="0" w:space="0" w:color="auto"/>
            <w:left w:val="none" w:sz="0" w:space="0" w:color="auto"/>
            <w:bottom w:val="none" w:sz="0" w:space="0" w:color="auto"/>
            <w:right w:val="none" w:sz="0" w:space="0" w:color="auto"/>
          </w:divBdr>
        </w:div>
      </w:divsChild>
    </w:div>
    <w:div w:id="935017800">
      <w:bodyDiv w:val="1"/>
      <w:marLeft w:val="0"/>
      <w:marRight w:val="0"/>
      <w:marTop w:val="0"/>
      <w:marBottom w:val="0"/>
      <w:divBdr>
        <w:top w:val="none" w:sz="0" w:space="0" w:color="auto"/>
        <w:left w:val="none" w:sz="0" w:space="0" w:color="auto"/>
        <w:bottom w:val="none" w:sz="0" w:space="0" w:color="auto"/>
        <w:right w:val="none" w:sz="0" w:space="0" w:color="auto"/>
      </w:divBdr>
    </w:div>
    <w:div w:id="947662159">
      <w:bodyDiv w:val="1"/>
      <w:marLeft w:val="0"/>
      <w:marRight w:val="0"/>
      <w:marTop w:val="0"/>
      <w:marBottom w:val="0"/>
      <w:divBdr>
        <w:top w:val="none" w:sz="0" w:space="0" w:color="auto"/>
        <w:left w:val="none" w:sz="0" w:space="0" w:color="auto"/>
        <w:bottom w:val="none" w:sz="0" w:space="0" w:color="auto"/>
        <w:right w:val="none" w:sz="0" w:space="0" w:color="auto"/>
      </w:divBdr>
    </w:div>
    <w:div w:id="950405510">
      <w:bodyDiv w:val="1"/>
      <w:marLeft w:val="0"/>
      <w:marRight w:val="0"/>
      <w:marTop w:val="0"/>
      <w:marBottom w:val="0"/>
      <w:divBdr>
        <w:top w:val="none" w:sz="0" w:space="0" w:color="auto"/>
        <w:left w:val="none" w:sz="0" w:space="0" w:color="auto"/>
        <w:bottom w:val="none" w:sz="0" w:space="0" w:color="auto"/>
        <w:right w:val="none" w:sz="0" w:space="0" w:color="auto"/>
      </w:divBdr>
      <w:divsChild>
        <w:div w:id="1733846235">
          <w:marLeft w:val="0"/>
          <w:marRight w:val="0"/>
          <w:marTop w:val="0"/>
          <w:marBottom w:val="0"/>
          <w:divBdr>
            <w:top w:val="none" w:sz="0" w:space="0" w:color="auto"/>
            <w:left w:val="none" w:sz="0" w:space="0" w:color="auto"/>
            <w:bottom w:val="none" w:sz="0" w:space="0" w:color="auto"/>
            <w:right w:val="none" w:sz="0" w:space="0" w:color="auto"/>
          </w:divBdr>
        </w:div>
      </w:divsChild>
    </w:div>
    <w:div w:id="1007906918">
      <w:bodyDiv w:val="1"/>
      <w:marLeft w:val="0"/>
      <w:marRight w:val="0"/>
      <w:marTop w:val="0"/>
      <w:marBottom w:val="0"/>
      <w:divBdr>
        <w:top w:val="none" w:sz="0" w:space="0" w:color="auto"/>
        <w:left w:val="none" w:sz="0" w:space="0" w:color="auto"/>
        <w:bottom w:val="none" w:sz="0" w:space="0" w:color="auto"/>
        <w:right w:val="none" w:sz="0" w:space="0" w:color="auto"/>
      </w:divBdr>
      <w:divsChild>
        <w:div w:id="1269387238">
          <w:marLeft w:val="0"/>
          <w:marRight w:val="0"/>
          <w:marTop w:val="0"/>
          <w:marBottom w:val="0"/>
          <w:divBdr>
            <w:top w:val="none" w:sz="0" w:space="0" w:color="auto"/>
            <w:left w:val="none" w:sz="0" w:space="0" w:color="auto"/>
            <w:bottom w:val="none" w:sz="0" w:space="0" w:color="auto"/>
            <w:right w:val="none" w:sz="0" w:space="0" w:color="auto"/>
          </w:divBdr>
        </w:div>
      </w:divsChild>
    </w:div>
    <w:div w:id="1012413761">
      <w:bodyDiv w:val="1"/>
      <w:marLeft w:val="0"/>
      <w:marRight w:val="0"/>
      <w:marTop w:val="0"/>
      <w:marBottom w:val="0"/>
      <w:divBdr>
        <w:top w:val="none" w:sz="0" w:space="0" w:color="auto"/>
        <w:left w:val="none" w:sz="0" w:space="0" w:color="auto"/>
        <w:bottom w:val="none" w:sz="0" w:space="0" w:color="auto"/>
        <w:right w:val="none" w:sz="0" w:space="0" w:color="auto"/>
      </w:divBdr>
      <w:divsChild>
        <w:div w:id="1419247928">
          <w:marLeft w:val="0"/>
          <w:marRight w:val="0"/>
          <w:marTop w:val="0"/>
          <w:marBottom w:val="0"/>
          <w:divBdr>
            <w:top w:val="none" w:sz="0" w:space="0" w:color="auto"/>
            <w:left w:val="none" w:sz="0" w:space="0" w:color="auto"/>
            <w:bottom w:val="none" w:sz="0" w:space="0" w:color="auto"/>
            <w:right w:val="none" w:sz="0" w:space="0" w:color="auto"/>
          </w:divBdr>
        </w:div>
      </w:divsChild>
    </w:div>
    <w:div w:id="1198010342">
      <w:bodyDiv w:val="1"/>
      <w:marLeft w:val="0"/>
      <w:marRight w:val="0"/>
      <w:marTop w:val="0"/>
      <w:marBottom w:val="0"/>
      <w:divBdr>
        <w:top w:val="none" w:sz="0" w:space="0" w:color="auto"/>
        <w:left w:val="none" w:sz="0" w:space="0" w:color="auto"/>
        <w:bottom w:val="none" w:sz="0" w:space="0" w:color="auto"/>
        <w:right w:val="none" w:sz="0" w:space="0" w:color="auto"/>
      </w:divBdr>
      <w:divsChild>
        <w:div w:id="245917959">
          <w:marLeft w:val="0"/>
          <w:marRight w:val="0"/>
          <w:marTop w:val="0"/>
          <w:marBottom w:val="0"/>
          <w:divBdr>
            <w:top w:val="none" w:sz="0" w:space="0" w:color="auto"/>
            <w:left w:val="none" w:sz="0" w:space="0" w:color="auto"/>
            <w:bottom w:val="none" w:sz="0" w:space="0" w:color="auto"/>
            <w:right w:val="none" w:sz="0" w:space="0" w:color="auto"/>
          </w:divBdr>
        </w:div>
      </w:divsChild>
    </w:div>
    <w:div w:id="1205219206">
      <w:bodyDiv w:val="1"/>
      <w:marLeft w:val="0"/>
      <w:marRight w:val="0"/>
      <w:marTop w:val="0"/>
      <w:marBottom w:val="0"/>
      <w:divBdr>
        <w:top w:val="none" w:sz="0" w:space="0" w:color="auto"/>
        <w:left w:val="none" w:sz="0" w:space="0" w:color="auto"/>
        <w:bottom w:val="none" w:sz="0" w:space="0" w:color="auto"/>
        <w:right w:val="none" w:sz="0" w:space="0" w:color="auto"/>
      </w:divBdr>
      <w:divsChild>
        <w:div w:id="364645092">
          <w:marLeft w:val="0"/>
          <w:marRight w:val="0"/>
          <w:marTop w:val="0"/>
          <w:marBottom w:val="0"/>
          <w:divBdr>
            <w:top w:val="none" w:sz="0" w:space="0" w:color="auto"/>
            <w:left w:val="none" w:sz="0" w:space="0" w:color="auto"/>
            <w:bottom w:val="none" w:sz="0" w:space="0" w:color="auto"/>
            <w:right w:val="none" w:sz="0" w:space="0" w:color="auto"/>
          </w:divBdr>
        </w:div>
      </w:divsChild>
    </w:div>
    <w:div w:id="1286886305">
      <w:bodyDiv w:val="1"/>
      <w:marLeft w:val="0"/>
      <w:marRight w:val="0"/>
      <w:marTop w:val="0"/>
      <w:marBottom w:val="0"/>
      <w:divBdr>
        <w:top w:val="none" w:sz="0" w:space="0" w:color="auto"/>
        <w:left w:val="none" w:sz="0" w:space="0" w:color="auto"/>
        <w:bottom w:val="none" w:sz="0" w:space="0" w:color="auto"/>
        <w:right w:val="none" w:sz="0" w:space="0" w:color="auto"/>
      </w:divBdr>
      <w:divsChild>
        <w:div w:id="1071391068">
          <w:marLeft w:val="0"/>
          <w:marRight w:val="0"/>
          <w:marTop w:val="0"/>
          <w:marBottom w:val="0"/>
          <w:divBdr>
            <w:top w:val="none" w:sz="0" w:space="0" w:color="auto"/>
            <w:left w:val="none" w:sz="0" w:space="0" w:color="auto"/>
            <w:bottom w:val="none" w:sz="0" w:space="0" w:color="auto"/>
            <w:right w:val="none" w:sz="0" w:space="0" w:color="auto"/>
          </w:divBdr>
          <w:divsChild>
            <w:div w:id="412319578">
              <w:marLeft w:val="0"/>
              <w:marRight w:val="0"/>
              <w:marTop w:val="0"/>
              <w:marBottom w:val="0"/>
              <w:divBdr>
                <w:top w:val="none" w:sz="0" w:space="0" w:color="auto"/>
                <w:left w:val="none" w:sz="0" w:space="0" w:color="auto"/>
                <w:bottom w:val="none" w:sz="0" w:space="0" w:color="auto"/>
                <w:right w:val="none" w:sz="0" w:space="0" w:color="auto"/>
              </w:divBdr>
              <w:divsChild>
                <w:div w:id="123041157">
                  <w:marLeft w:val="0"/>
                  <w:marRight w:val="0"/>
                  <w:marTop w:val="0"/>
                  <w:marBottom w:val="0"/>
                  <w:divBdr>
                    <w:top w:val="none" w:sz="0" w:space="0" w:color="auto"/>
                    <w:left w:val="none" w:sz="0" w:space="0" w:color="auto"/>
                    <w:bottom w:val="none" w:sz="0" w:space="0" w:color="auto"/>
                    <w:right w:val="none" w:sz="0" w:space="0" w:color="auto"/>
                  </w:divBdr>
                  <w:divsChild>
                    <w:div w:id="86312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5112589">
          <w:marLeft w:val="0"/>
          <w:marRight w:val="0"/>
          <w:marTop w:val="0"/>
          <w:marBottom w:val="0"/>
          <w:divBdr>
            <w:top w:val="none" w:sz="0" w:space="0" w:color="auto"/>
            <w:left w:val="none" w:sz="0" w:space="0" w:color="auto"/>
            <w:bottom w:val="none" w:sz="0" w:space="0" w:color="auto"/>
            <w:right w:val="none" w:sz="0" w:space="0" w:color="auto"/>
          </w:divBdr>
          <w:divsChild>
            <w:div w:id="480736373">
              <w:marLeft w:val="0"/>
              <w:marRight w:val="0"/>
              <w:marTop w:val="0"/>
              <w:marBottom w:val="0"/>
              <w:divBdr>
                <w:top w:val="none" w:sz="0" w:space="0" w:color="auto"/>
                <w:left w:val="none" w:sz="0" w:space="0" w:color="auto"/>
                <w:bottom w:val="none" w:sz="0" w:space="0" w:color="auto"/>
                <w:right w:val="none" w:sz="0" w:space="0" w:color="auto"/>
              </w:divBdr>
              <w:divsChild>
                <w:div w:id="1929001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5526795">
      <w:bodyDiv w:val="1"/>
      <w:marLeft w:val="0"/>
      <w:marRight w:val="0"/>
      <w:marTop w:val="0"/>
      <w:marBottom w:val="0"/>
      <w:divBdr>
        <w:top w:val="none" w:sz="0" w:space="0" w:color="auto"/>
        <w:left w:val="none" w:sz="0" w:space="0" w:color="auto"/>
        <w:bottom w:val="none" w:sz="0" w:space="0" w:color="auto"/>
        <w:right w:val="none" w:sz="0" w:space="0" w:color="auto"/>
      </w:divBdr>
    </w:div>
    <w:div w:id="1328439509">
      <w:bodyDiv w:val="1"/>
      <w:marLeft w:val="0"/>
      <w:marRight w:val="0"/>
      <w:marTop w:val="0"/>
      <w:marBottom w:val="0"/>
      <w:divBdr>
        <w:top w:val="none" w:sz="0" w:space="0" w:color="auto"/>
        <w:left w:val="none" w:sz="0" w:space="0" w:color="auto"/>
        <w:bottom w:val="none" w:sz="0" w:space="0" w:color="auto"/>
        <w:right w:val="none" w:sz="0" w:space="0" w:color="auto"/>
      </w:divBdr>
    </w:div>
    <w:div w:id="1443527887">
      <w:bodyDiv w:val="1"/>
      <w:marLeft w:val="0"/>
      <w:marRight w:val="0"/>
      <w:marTop w:val="0"/>
      <w:marBottom w:val="0"/>
      <w:divBdr>
        <w:top w:val="none" w:sz="0" w:space="0" w:color="auto"/>
        <w:left w:val="none" w:sz="0" w:space="0" w:color="auto"/>
        <w:bottom w:val="none" w:sz="0" w:space="0" w:color="auto"/>
        <w:right w:val="none" w:sz="0" w:space="0" w:color="auto"/>
      </w:divBdr>
      <w:divsChild>
        <w:div w:id="1645430227">
          <w:marLeft w:val="0"/>
          <w:marRight w:val="0"/>
          <w:marTop w:val="0"/>
          <w:marBottom w:val="0"/>
          <w:divBdr>
            <w:top w:val="none" w:sz="0" w:space="0" w:color="auto"/>
            <w:left w:val="none" w:sz="0" w:space="0" w:color="auto"/>
            <w:bottom w:val="none" w:sz="0" w:space="0" w:color="auto"/>
            <w:right w:val="none" w:sz="0" w:space="0" w:color="auto"/>
          </w:divBdr>
        </w:div>
      </w:divsChild>
    </w:div>
    <w:div w:id="1457720190">
      <w:bodyDiv w:val="1"/>
      <w:marLeft w:val="0"/>
      <w:marRight w:val="0"/>
      <w:marTop w:val="0"/>
      <w:marBottom w:val="0"/>
      <w:divBdr>
        <w:top w:val="none" w:sz="0" w:space="0" w:color="auto"/>
        <w:left w:val="none" w:sz="0" w:space="0" w:color="auto"/>
        <w:bottom w:val="none" w:sz="0" w:space="0" w:color="auto"/>
        <w:right w:val="none" w:sz="0" w:space="0" w:color="auto"/>
      </w:divBdr>
      <w:divsChild>
        <w:div w:id="721175549">
          <w:marLeft w:val="0"/>
          <w:marRight w:val="0"/>
          <w:marTop w:val="0"/>
          <w:marBottom w:val="0"/>
          <w:divBdr>
            <w:top w:val="none" w:sz="0" w:space="0" w:color="auto"/>
            <w:left w:val="none" w:sz="0" w:space="0" w:color="auto"/>
            <w:bottom w:val="none" w:sz="0" w:space="0" w:color="auto"/>
            <w:right w:val="none" w:sz="0" w:space="0" w:color="auto"/>
          </w:divBdr>
        </w:div>
      </w:divsChild>
    </w:div>
    <w:div w:id="1567451906">
      <w:bodyDiv w:val="1"/>
      <w:marLeft w:val="0"/>
      <w:marRight w:val="0"/>
      <w:marTop w:val="0"/>
      <w:marBottom w:val="0"/>
      <w:divBdr>
        <w:top w:val="none" w:sz="0" w:space="0" w:color="auto"/>
        <w:left w:val="none" w:sz="0" w:space="0" w:color="auto"/>
        <w:bottom w:val="none" w:sz="0" w:space="0" w:color="auto"/>
        <w:right w:val="none" w:sz="0" w:space="0" w:color="auto"/>
      </w:divBdr>
      <w:divsChild>
        <w:div w:id="83110791">
          <w:marLeft w:val="0"/>
          <w:marRight w:val="0"/>
          <w:marTop w:val="0"/>
          <w:marBottom w:val="0"/>
          <w:divBdr>
            <w:top w:val="none" w:sz="0" w:space="0" w:color="auto"/>
            <w:left w:val="none" w:sz="0" w:space="0" w:color="auto"/>
            <w:bottom w:val="none" w:sz="0" w:space="0" w:color="auto"/>
            <w:right w:val="none" w:sz="0" w:space="0" w:color="auto"/>
          </w:divBdr>
        </w:div>
      </w:divsChild>
    </w:div>
    <w:div w:id="1641301356">
      <w:bodyDiv w:val="1"/>
      <w:marLeft w:val="0"/>
      <w:marRight w:val="0"/>
      <w:marTop w:val="0"/>
      <w:marBottom w:val="0"/>
      <w:divBdr>
        <w:top w:val="none" w:sz="0" w:space="0" w:color="auto"/>
        <w:left w:val="none" w:sz="0" w:space="0" w:color="auto"/>
        <w:bottom w:val="none" w:sz="0" w:space="0" w:color="auto"/>
        <w:right w:val="none" w:sz="0" w:space="0" w:color="auto"/>
      </w:divBdr>
      <w:divsChild>
        <w:div w:id="1025792729">
          <w:marLeft w:val="0"/>
          <w:marRight w:val="0"/>
          <w:marTop w:val="0"/>
          <w:marBottom w:val="0"/>
          <w:divBdr>
            <w:top w:val="none" w:sz="0" w:space="0" w:color="auto"/>
            <w:left w:val="none" w:sz="0" w:space="0" w:color="auto"/>
            <w:bottom w:val="none" w:sz="0" w:space="0" w:color="auto"/>
            <w:right w:val="none" w:sz="0" w:space="0" w:color="auto"/>
          </w:divBdr>
        </w:div>
      </w:divsChild>
    </w:div>
    <w:div w:id="1662584328">
      <w:bodyDiv w:val="1"/>
      <w:marLeft w:val="0"/>
      <w:marRight w:val="0"/>
      <w:marTop w:val="0"/>
      <w:marBottom w:val="0"/>
      <w:divBdr>
        <w:top w:val="none" w:sz="0" w:space="0" w:color="auto"/>
        <w:left w:val="none" w:sz="0" w:space="0" w:color="auto"/>
        <w:bottom w:val="none" w:sz="0" w:space="0" w:color="auto"/>
        <w:right w:val="none" w:sz="0" w:space="0" w:color="auto"/>
      </w:divBdr>
      <w:divsChild>
        <w:div w:id="557126950">
          <w:marLeft w:val="0"/>
          <w:marRight w:val="0"/>
          <w:marTop w:val="0"/>
          <w:marBottom w:val="0"/>
          <w:divBdr>
            <w:top w:val="none" w:sz="0" w:space="0" w:color="auto"/>
            <w:left w:val="none" w:sz="0" w:space="0" w:color="auto"/>
            <w:bottom w:val="none" w:sz="0" w:space="0" w:color="auto"/>
            <w:right w:val="none" w:sz="0" w:space="0" w:color="auto"/>
          </w:divBdr>
        </w:div>
      </w:divsChild>
    </w:div>
    <w:div w:id="1732073360">
      <w:bodyDiv w:val="1"/>
      <w:marLeft w:val="0"/>
      <w:marRight w:val="0"/>
      <w:marTop w:val="0"/>
      <w:marBottom w:val="0"/>
      <w:divBdr>
        <w:top w:val="none" w:sz="0" w:space="0" w:color="auto"/>
        <w:left w:val="none" w:sz="0" w:space="0" w:color="auto"/>
        <w:bottom w:val="none" w:sz="0" w:space="0" w:color="auto"/>
        <w:right w:val="none" w:sz="0" w:space="0" w:color="auto"/>
      </w:divBdr>
    </w:div>
    <w:div w:id="1775857438">
      <w:bodyDiv w:val="1"/>
      <w:marLeft w:val="0"/>
      <w:marRight w:val="0"/>
      <w:marTop w:val="0"/>
      <w:marBottom w:val="0"/>
      <w:divBdr>
        <w:top w:val="none" w:sz="0" w:space="0" w:color="auto"/>
        <w:left w:val="none" w:sz="0" w:space="0" w:color="auto"/>
        <w:bottom w:val="none" w:sz="0" w:space="0" w:color="auto"/>
        <w:right w:val="none" w:sz="0" w:space="0" w:color="auto"/>
      </w:divBdr>
    </w:div>
    <w:div w:id="1811290695">
      <w:bodyDiv w:val="1"/>
      <w:marLeft w:val="0"/>
      <w:marRight w:val="0"/>
      <w:marTop w:val="0"/>
      <w:marBottom w:val="0"/>
      <w:divBdr>
        <w:top w:val="none" w:sz="0" w:space="0" w:color="auto"/>
        <w:left w:val="none" w:sz="0" w:space="0" w:color="auto"/>
        <w:bottom w:val="none" w:sz="0" w:space="0" w:color="auto"/>
        <w:right w:val="none" w:sz="0" w:space="0" w:color="auto"/>
      </w:divBdr>
    </w:div>
    <w:div w:id="1852796058">
      <w:bodyDiv w:val="1"/>
      <w:marLeft w:val="0"/>
      <w:marRight w:val="0"/>
      <w:marTop w:val="0"/>
      <w:marBottom w:val="0"/>
      <w:divBdr>
        <w:top w:val="none" w:sz="0" w:space="0" w:color="auto"/>
        <w:left w:val="none" w:sz="0" w:space="0" w:color="auto"/>
        <w:bottom w:val="none" w:sz="0" w:space="0" w:color="auto"/>
        <w:right w:val="none" w:sz="0" w:space="0" w:color="auto"/>
      </w:divBdr>
      <w:divsChild>
        <w:div w:id="988363923">
          <w:marLeft w:val="0"/>
          <w:marRight w:val="0"/>
          <w:marTop w:val="0"/>
          <w:marBottom w:val="0"/>
          <w:divBdr>
            <w:top w:val="none" w:sz="0" w:space="0" w:color="auto"/>
            <w:left w:val="none" w:sz="0" w:space="0" w:color="auto"/>
            <w:bottom w:val="none" w:sz="0" w:space="0" w:color="auto"/>
            <w:right w:val="none" w:sz="0" w:space="0" w:color="auto"/>
          </w:divBdr>
        </w:div>
      </w:divsChild>
    </w:div>
    <w:div w:id="2059624393">
      <w:bodyDiv w:val="1"/>
      <w:marLeft w:val="0"/>
      <w:marRight w:val="0"/>
      <w:marTop w:val="0"/>
      <w:marBottom w:val="0"/>
      <w:divBdr>
        <w:top w:val="none" w:sz="0" w:space="0" w:color="auto"/>
        <w:left w:val="none" w:sz="0" w:space="0" w:color="auto"/>
        <w:bottom w:val="none" w:sz="0" w:space="0" w:color="auto"/>
        <w:right w:val="none" w:sz="0" w:space="0" w:color="auto"/>
      </w:divBdr>
    </w:div>
    <w:div w:id="21350986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wmf"/><Relationship Id="rId21" Type="http://schemas.openxmlformats.org/officeDocument/2006/relationships/image" Target="media/image8.wmf"/><Relationship Id="rId42" Type="http://schemas.openxmlformats.org/officeDocument/2006/relationships/image" Target="media/image18.wmf"/><Relationship Id="rId47" Type="http://schemas.openxmlformats.org/officeDocument/2006/relationships/oleObject" Target="embeddings/oleObject19.bin"/><Relationship Id="rId63" Type="http://schemas.openxmlformats.org/officeDocument/2006/relationships/oleObject" Target="embeddings/oleObject27.bin"/><Relationship Id="rId68" Type="http://schemas.openxmlformats.org/officeDocument/2006/relationships/image" Target="media/image31.wmf"/><Relationship Id="rId84" Type="http://schemas.openxmlformats.org/officeDocument/2006/relationships/image" Target="media/image38.wmf"/><Relationship Id="rId89" Type="http://schemas.openxmlformats.org/officeDocument/2006/relationships/oleObject" Target="embeddings/oleObject41.bin"/><Relationship Id="rId16" Type="http://schemas.openxmlformats.org/officeDocument/2006/relationships/oleObject" Target="embeddings/oleObject3.bin"/><Relationship Id="rId107" Type="http://schemas.openxmlformats.org/officeDocument/2006/relationships/image" Target="media/image55.png"/><Relationship Id="rId11" Type="http://schemas.openxmlformats.org/officeDocument/2006/relationships/image" Target="media/image3.wmf"/><Relationship Id="rId32" Type="http://schemas.openxmlformats.org/officeDocument/2006/relationships/image" Target="media/image13.wmf"/><Relationship Id="rId37" Type="http://schemas.openxmlformats.org/officeDocument/2006/relationships/oleObject" Target="embeddings/oleObject14.bin"/><Relationship Id="rId53" Type="http://schemas.openxmlformats.org/officeDocument/2006/relationships/oleObject" Target="embeddings/oleObject22.bin"/><Relationship Id="rId58" Type="http://schemas.openxmlformats.org/officeDocument/2006/relationships/image" Target="media/image26.wmf"/><Relationship Id="rId74" Type="http://schemas.openxmlformats.org/officeDocument/2006/relationships/oleObject" Target="embeddings/oleObject33.bin"/><Relationship Id="rId79" Type="http://schemas.openxmlformats.org/officeDocument/2006/relationships/image" Target="media/image36.wmf"/><Relationship Id="rId102" Type="http://schemas.openxmlformats.org/officeDocument/2006/relationships/image" Target="media/image50.png"/><Relationship Id="rId5" Type="http://schemas.openxmlformats.org/officeDocument/2006/relationships/webSettings" Target="webSettings.xml"/><Relationship Id="rId90" Type="http://schemas.openxmlformats.org/officeDocument/2006/relationships/image" Target="media/image41.wmf"/><Relationship Id="rId95" Type="http://schemas.openxmlformats.org/officeDocument/2006/relationships/oleObject" Target="embeddings/oleObject44.bin"/><Relationship Id="rId22" Type="http://schemas.openxmlformats.org/officeDocument/2006/relationships/oleObject" Target="embeddings/oleObject6.bin"/><Relationship Id="rId27" Type="http://schemas.openxmlformats.org/officeDocument/2006/relationships/oleObject" Target="embeddings/oleObject9.bin"/><Relationship Id="rId43" Type="http://schemas.openxmlformats.org/officeDocument/2006/relationships/oleObject" Target="embeddings/oleObject17.bin"/><Relationship Id="rId48" Type="http://schemas.openxmlformats.org/officeDocument/2006/relationships/image" Target="media/image21.wmf"/><Relationship Id="rId64" Type="http://schemas.openxmlformats.org/officeDocument/2006/relationships/image" Target="media/image29.wmf"/><Relationship Id="rId69" Type="http://schemas.openxmlformats.org/officeDocument/2006/relationships/oleObject" Target="embeddings/oleObject30.bin"/><Relationship Id="rId80" Type="http://schemas.openxmlformats.org/officeDocument/2006/relationships/oleObject" Target="embeddings/oleObject36.bin"/><Relationship Id="rId85" Type="http://schemas.openxmlformats.org/officeDocument/2006/relationships/oleObject" Target="embeddings/oleObject39.bin"/><Relationship Id="rId12" Type="http://schemas.openxmlformats.org/officeDocument/2006/relationships/oleObject" Target="embeddings/oleObject1.bin"/><Relationship Id="rId17" Type="http://schemas.openxmlformats.org/officeDocument/2006/relationships/image" Target="media/image6.wmf"/><Relationship Id="rId33" Type="http://schemas.openxmlformats.org/officeDocument/2006/relationships/oleObject" Target="embeddings/oleObject12.bin"/><Relationship Id="rId38" Type="http://schemas.openxmlformats.org/officeDocument/2006/relationships/image" Target="media/image16.wmf"/><Relationship Id="rId59" Type="http://schemas.openxmlformats.org/officeDocument/2006/relationships/oleObject" Target="embeddings/oleObject25.bin"/><Relationship Id="rId103" Type="http://schemas.openxmlformats.org/officeDocument/2006/relationships/image" Target="media/image51.png"/><Relationship Id="rId108" Type="http://schemas.openxmlformats.org/officeDocument/2006/relationships/image" Target="media/image56.png"/><Relationship Id="rId54" Type="http://schemas.openxmlformats.org/officeDocument/2006/relationships/image" Target="media/image24.wmf"/><Relationship Id="rId70" Type="http://schemas.openxmlformats.org/officeDocument/2006/relationships/oleObject" Target="embeddings/oleObject31.bin"/><Relationship Id="rId75" Type="http://schemas.openxmlformats.org/officeDocument/2006/relationships/image" Target="media/image34.wmf"/><Relationship Id="rId91" Type="http://schemas.openxmlformats.org/officeDocument/2006/relationships/oleObject" Target="embeddings/oleObject42.bin"/><Relationship Id="rId96" Type="http://schemas.openxmlformats.org/officeDocument/2006/relationships/image" Target="media/image4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5.wmf"/><Relationship Id="rId49" Type="http://schemas.openxmlformats.org/officeDocument/2006/relationships/oleObject" Target="embeddings/oleObject20.bin"/><Relationship Id="rId57" Type="http://schemas.openxmlformats.org/officeDocument/2006/relationships/oleObject" Target="embeddings/oleObject24.bin"/><Relationship Id="rId106" Type="http://schemas.openxmlformats.org/officeDocument/2006/relationships/image" Target="media/image54.png"/><Relationship Id="rId10" Type="http://schemas.openxmlformats.org/officeDocument/2006/relationships/image" Target="media/image2.png"/><Relationship Id="rId31" Type="http://schemas.openxmlformats.org/officeDocument/2006/relationships/oleObject" Target="embeddings/oleObject11.bin"/><Relationship Id="rId44" Type="http://schemas.openxmlformats.org/officeDocument/2006/relationships/image" Target="media/image19.wmf"/><Relationship Id="rId52" Type="http://schemas.openxmlformats.org/officeDocument/2006/relationships/image" Target="media/image23.wmf"/><Relationship Id="rId60" Type="http://schemas.openxmlformats.org/officeDocument/2006/relationships/image" Target="media/image27.wmf"/><Relationship Id="rId65" Type="http://schemas.openxmlformats.org/officeDocument/2006/relationships/oleObject" Target="embeddings/oleObject28.bin"/><Relationship Id="rId73" Type="http://schemas.openxmlformats.org/officeDocument/2006/relationships/image" Target="media/image33.wmf"/><Relationship Id="rId78" Type="http://schemas.openxmlformats.org/officeDocument/2006/relationships/oleObject" Target="embeddings/oleObject35.bin"/><Relationship Id="rId81" Type="http://schemas.openxmlformats.org/officeDocument/2006/relationships/image" Target="media/image37.wmf"/><Relationship Id="rId86" Type="http://schemas.openxmlformats.org/officeDocument/2006/relationships/image" Target="media/image39.wmf"/><Relationship Id="rId94" Type="http://schemas.openxmlformats.org/officeDocument/2006/relationships/image" Target="media/image43.wmf"/><Relationship Id="rId99" Type="http://schemas.openxmlformats.org/officeDocument/2006/relationships/image" Target="media/image47.png"/><Relationship Id="rId101" Type="http://schemas.openxmlformats.org/officeDocument/2006/relationships/image" Target="media/image49.png"/><Relationship Id="rId4" Type="http://schemas.openxmlformats.org/officeDocument/2006/relationships/settings" Target="settings.xml"/><Relationship Id="rId9" Type="http://schemas.openxmlformats.org/officeDocument/2006/relationships/hyperlink" Target="http://www.gloh2o.org/" TargetMode="External"/><Relationship Id="rId13" Type="http://schemas.openxmlformats.org/officeDocument/2006/relationships/image" Target="media/image4.wmf"/><Relationship Id="rId18" Type="http://schemas.openxmlformats.org/officeDocument/2006/relationships/oleObject" Target="embeddings/oleObject4.bin"/><Relationship Id="rId39" Type="http://schemas.openxmlformats.org/officeDocument/2006/relationships/oleObject" Target="embeddings/oleObject15.bin"/><Relationship Id="rId109" Type="http://schemas.openxmlformats.org/officeDocument/2006/relationships/fontTable" Target="fontTable.xml"/><Relationship Id="rId34" Type="http://schemas.openxmlformats.org/officeDocument/2006/relationships/image" Target="media/image14.wmf"/><Relationship Id="rId50" Type="http://schemas.openxmlformats.org/officeDocument/2006/relationships/image" Target="media/image22.wmf"/><Relationship Id="rId55" Type="http://schemas.openxmlformats.org/officeDocument/2006/relationships/oleObject" Target="embeddings/oleObject23.bin"/><Relationship Id="rId76" Type="http://schemas.openxmlformats.org/officeDocument/2006/relationships/oleObject" Target="embeddings/oleObject34.bin"/><Relationship Id="rId97" Type="http://schemas.openxmlformats.org/officeDocument/2006/relationships/image" Target="media/image45.png"/><Relationship Id="rId104" Type="http://schemas.openxmlformats.org/officeDocument/2006/relationships/image" Target="media/image52.png"/><Relationship Id="rId7" Type="http://schemas.openxmlformats.org/officeDocument/2006/relationships/endnotes" Target="endnotes.xml"/><Relationship Id="rId71" Type="http://schemas.openxmlformats.org/officeDocument/2006/relationships/image" Target="media/image32.wmf"/><Relationship Id="rId92" Type="http://schemas.openxmlformats.org/officeDocument/2006/relationships/image" Target="media/image42.wmf"/><Relationship Id="rId2" Type="http://schemas.openxmlformats.org/officeDocument/2006/relationships/numbering" Target="numbering.xml"/><Relationship Id="rId29" Type="http://schemas.openxmlformats.org/officeDocument/2006/relationships/oleObject" Target="embeddings/oleObject10.bin"/><Relationship Id="rId24" Type="http://schemas.openxmlformats.org/officeDocument/2006/relationships/oleObject" Target="embeddings/oleObject7.bin"/><Relationship Id="rId40" Type="http://schemas.openxmlformats.org/officeDocument/2006/relationships/image" Target="media/image17.wmf"/><Relationship Id="rId45" Type="http://schemas.openxmlformats.org/officeDocument/2006/relationships/oleObject" Target="embeddings/oleObject18.bin"/><Relationship Id="rId66" Type="http://schemas.openxmlformats.org/officeDocument/2006/relationships/image" Target="media/image30.wmf"/><Relationship Id="rId87" Type="http://schemas.openxmlformats.org/officeDocument/2006/relationships/oleObject" Target="embeddings/oleObject40.bin"/><Relationship Id="rId110" Type="http://schemas.microsoft.com/office/2011/relationships/people" Target="people.xml"/><Relationship Id="rId61" Type="http://schemas.openxmlformats.org/officeDocument/2006/relationships/oleObject" Target="embeddings/oleObject26.bin"/><Relationship Id="rId82" Type="http://schemas.openxmlformats.org/officeDocument/2006/relationships/oleObject" Target="embeddings/oleObject37.bin"/><Relationship Id="rId19" Type="http://schemas.openxmlformats.org/officeDocument/2006/relationships/image" Target="media/image7.wmf"/><Relationship Id="rId14" Type="http://schemas.openxmlformats.org/officeDocument/2006/relationships/oleObject" Target="embeddings/oleObject2.bin"/><Relationship Id="rId30" Type="http://schemas.openxmlformats.org/officeDocument/2006/relationships/image" Target="media/image12.wmf"/><Relationship Id="rId35" Type="http://schemas.openxmlformats.org/officeDocument/2006/relationships/oleObject" Target="embeddings/oleObject13.bin"/><Relationship Id="rId56" Type="http://schemas.openxmlformats.org/officeDocument/2006/relationships/image" Target="media/image25.wmf"/><Relationship Id="rId77" Type="http://schemas.openxmlformats.org/officeDocument/2006/relationships/image" Target="media/image35.wmf"/><Relationship Id="rId100" Type="http://schemas.openxmlformats.org/officeDocument/2006/relationships/image" Target="media/image48.png"/><Relationship Id="rId105" Type="http://schemas.openxmlformats.org/officeDocument/2006/relationships/image" Target="media/image53.png"/><Relationship Id="rId8" Type="http://schemas.openxmlformats.org/officeDocument/2006/relationships/image" Target="media/image1.png"/><Relationship Id="rId51" Type="http://schemas.openxmlformats.org/officeDocument/2006/relationships/oleObject" Target="embeddings/oleObject21.bin"/><Relationship Id="rId72" Type="http://schemas.openxmlformats.org/officeDocument/2006/relationships/oleObject" Target="embeddings/oleObject32.bin"/><Relationship Id="rId93" Type="http://schemas.openxmlformats.org/officeDocument/2006/relationships/oleObject" Target="embeddings/oleObject43.bin"/><Relationship Id="rId98" Type="http://schemas.openxmlformats.org/officeDocument/2006/relationships/image" Target="media/image46.png"/><Relationship Id="rId3" Type="http://schemas.openxmlformats.org/officeDocument/2006/relationships/styles" Target="styles.xml"/><Relationship Id="rId25" Type="http://schemas.openxmlformats.org/officeDocument/2006/relationships/oleObject" Target="embeddings/oleObject8.bin"/><Relationship Id="rId46" Type="http://schemas.openxmlformats.org/officeDocument/2006/relationships/image" Target="media/image20.wmf"/><Relationship Id="rId67" Type="http://schemas.openxmlformats.org/officeDocument/2006/relationships/oleObject" Target="embeddings/oleObject29.bin"/><Relationship Id="rId20" Type="http://schemas.openxmlformats.org/officeDocument/2006/relationships/oleObject" Target="embeddings/oleObject5.bin"/><Relationship Id="rId41" Type="http://schemas.openxmlformats.org/officeDocument/2006/relationships/oleObject" Target="embeddings/oleObject16.bin"/><Relationship Id="rId62" Type="http://schemas.openxmlformats.org/officeDocument/2006/relationships/image" Target="media/image28.wmf"/><Relationship Id="rId83" Type="http://schemas.openxmlformats.org/officeDocument/2006/relationships/oleObject" Target="embeddings/oleObject38.bin"/><Relationship Id="rId88" Type="http://schemas.openxmlformats.org/officeDocument/2006/relationships/image" Target="media/image40.wmf"/><Relationship Id="rId111"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A7FC2A-F24E-4167-80B3-3893989B11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28130</TotalTime>
  <Pages>15</Pages>
  <Words>1336</Words>
  <Characters>7618</Characters>
  <Application>Microsoft Office Word</Application>
  <DocSecurity>0</DocSecurity>
  <Lines>63</Lines>
  <Paragraphs>17</Paragraphs>
  <ScaleCrop>false</ScaleCrop>
  <Company/>
  <LinksUpToDate>false</LinksUpToDate>
  <CharactersWithSpaces>8937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 L</dc:creator>
  <cp:keywords/>
  <dc:description/>
  <cp:lastModifiedBy>IN L</cp:lastModifiedBy>
  <cp:revision>339</cp:revision>
  <dcterms:created xsi:type="dcterms:W3CDTF">2024-10-28T06:57:00Z</dcterms:created>
  <dcterms:modified xsi:type="dcterms:W3CDTF">2025-01-12T04:49:00Z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EquationSection">
    <vt:lpwstr>1</vt:lpwstr>
  </property>
  <property fmtid="{D5CDD505-2E9C-101B-9397-08002B2CF9AE}" pid="3" name="MTWinEqns">
    <vt:bool>true</vt:bool>
  </property>
  <property fmtid="{D5CDD505-2E9C-101B-9397-08002B2CF9AE}" pid="4" name="MTEquationNumber2">
    <vt:lpwstr>(#S1.#E1)</vt:lpwstr>
  </property>
</Properties>
</file>